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3C62D6" w14:textId="7041435D" w:rsidR="00E876BC" w:rsidRPr="00E876BC" w:rsidRDefault="00E876BC" w:rsidP="00697371">
      <w:pPr>
        <w:spacing w:line="360" w:lineRule="auto"/>
        <w:rPr>
          <w:rFonts w:asciiTheme="minorHAnsi" w:eastAsia="Times New Roman" w:hAnsiTheme="minorHAnsi" w:cstheme="minorHAnsi"/>
          <w:color w:val="000000"/>
          <w:sz w:val="22"/>
          <w:szCs w:val="22"/>
        </w:rPr>
      </w:pPr>
      <w:r>
        <w:rPr>
          <w:rFonts w:asciiTheme="minorHAnsi" w:eastAsia="Times New Roman" w:hAnsiTheme="minorHAnsi" w:cstheme="minorHAnsi"/>
          <w:b/>
          <w:color w:val="000000"/>
          <w:sz w:val="22"/>
          <w:szCs w:val="22"/>
        </w:rPr>
        <w:t>*NOTE*</w:t>
      </w:r>
      <w:r>
        <w:rPr>
          <w:rFonts w:asciiTheme="minorHAnsi" w:eastAsia="Times New Roman" w:hAnsiTheme="minorHAnsi" w:cstheme="minorHAnsi"/>
          <w:color w:val="000000"/>
          <w:sz w:val="22"/>
          <w:szCs w:val="22"/>
        </w:rPr>
        <w:t xml:space="preserve"> Words </w:t>
      </w:r>
      <w:del w:id="0" w:author="Kristina Anderson Teixeira" w:date="2018-08-22T13:32:00Z">
        <w:r w:rsidDel="00EF0344">
          <w:rPr>
            <w:rFonts w:asciiTheme="minorHAnsi" w:eastAsia="Times New Roman" w:hAnsiTheme="minorHAnsi" w:cstheme="minorHAnsi"/>
            <w:color w:val="000000"/>
            <w:sz w:val="22"/>
            <w:szCs w:val="22"/>
          </w:rPr>
          <w:delText>in</w:delText>
        </w:r>
      </w:del>
      <w:ins w:id="1" w:author="Helcoski, Ryan" w:date="2018-08-22T13:29:00Z">
        <w:del w:id="2" w:author="Kristina Anderson Teixeira" w:date="2018-08-22T13:32:00Z">
          <w:r w:rsidDel="00EF0344">
            <w:rPr>
              <w:rFonts w:asciiTheme="minorHAnsi" w:eastAsia="Times New Roman" w:hAnsiTheme="minorHAnsi" w:cstheme="minorHAnsi"/>
              <w:color w:val="000000"/>
              <w:sz w:val="22"/>
              <w:szCs w:val="22"/>
            </w:rPr>
            <w:delText xml:space="preserve"> </w:delText>
          </w:r>
        </w:del>
        <w:r>
          <w:rPr>
            <w:rFonts w:asciiTheme="minorHAnsi" w:eastAsia="Times New Roman" w:hAnsiTheme="minorHAnsi" w:cstheme="minorHAnsi"/>
            <w:color w:val="000000"/>
            <w:sz w:val="22"/>
            <w:szCs w:val="22"/>
          </w:rPr>
          <w:t>within the text in</w:t>
        </w:r>
      </w:ins>
      <w:r>
        <w:rPr>
          <w:rFonts w:asciiTheme="minorHAnsi" w:eastAsia="Times New Roman" w:hAnsiTheme="minorHAnsi" w:cstheme="minorHAnsi"/>
          <w:color w:val="000000"/>
          <w:sz w:val="22"/>
          <w:szCs w:val="22"/>
        </w:rPr>
        <w:t xml:space="preserve"> </w:t>
      </w:r>
      <w:r>
        <w:rPr>
          <w:rFonts w:asciiTheme="minorHAnsi" w:eastAsia="Times New Roman" w:hAnsiTheme="minorHAnsi" w:cstheme="minorHAnsi"/>
          <w:b/>
          <w:color w:val="000000"/>
          <w:sz w:val="22"/>
          <w:szCs w:val="22"/>
        </w:rPr>
        <w:t>bold</w:t>
      </w:r>
      <w:r>
        <w:rPr>
          <w:rFonts w:asciiTheme="minorHAnsi" w:eastAsia="Times New Roman" w:hAnsiTheme="minorHAnsi" w:cstheme="minorHAnsi"/>
          <w:color w:val="000000"/>
          <w:sz w:val="22"/>
          <w:szCs w:val="22"/>
        </w:rPr>
        <w:t xml:space="preserve"> are vocab words you might need to look up </w:t>
      </w:r>
    </w:p>
    <w:p w14:paraId="0B041E87" w14:textId="4721B57D" w:rsidR="00697371" w:rsidRPr="00697371" w:rsidRDefault="00697371" w:rsidP="00697371">
      <w:pPr>
        <w:spacing w:line="360" w:lineRule="auto"/>
        <w:rPr>
          <w:rFonts w:asciiTheme="minorHAnsi" w:eastAsia="Times New Roman" w:hAnsiTheme="minorHAnsi" w:cstheme="minorHAnsi"/>
          <w:b/>
          <w:color w:val="000000"/>
          <w:sz w:val="22"/>
          <w:szCs w:val="22"/>
        </w:rPr>
      </w:pPr>
      <w:r w:rsidRPr="00697371">
        <w:rPr>
          <w:rFonts w:asciiTheme="minorHAnsi" w:eastAsia="Times New Roman" w:hAnsiTheme="minorHAnsi" w:cstheme="minorHAnsi"/>
          <w:b/>
          <w:color w:val="000000"/>
          <w:sz w:val="22"/>
          <w:szCs w:val="22"/>
        </w:rPr>
        <w:t>Basic</w:t>
      </w:r>
      <w:r>
        <w:rPr>
          <w:rFonts w:asciiTheme="minorHAnsi" w:eastAsia="Times New Roman" w:hAnsiTheme="minorHAnsi" w:cstheme="minorHAnsi"/>
          <w:b/>
          <w:color w:val="000000"/>
          <w:sz w:val="22"/>
          <w:szCs w:val="22"/>
        </w:rPr>
        <w:t>s</w:t>
      </w:r>
      <w:r w:rsidRPr="00697371">
        <w:rPr>
          <w:rFonts w:asciiTheme="minorHAnsi" w:eastAsia="Times New Roman" w:hAnsiTheme="minorHAnsi" w:cstheme="minorHAnsi"/>
          <w:b/>
          <w:color w:val="000000"/>
          <w:sz w:val="22"/>
          <w:szCs w:val="22"/>
        </w:rPr>
        <w:t xml:space="preserve"> of the Carbon Cycle</w:t>
      </w:r>
    </w:p>
    <w:p w14:paraId="3813E1EF" w14:textId="77777777" w:rsidR="00697371" w:rsidRDefault="00697371" w:rsidP="00697371">
      <w:pPr>
        <w:spacing w:line="360" w:lineRule="auto"/>
        <w:ind w:firstLine="720"/>
        <w:rPr>
          <w:rFonts w:asciiTheme="minorHAnsi" w:eastAsia="Times New Roman" w:hAnsiTheme="minorHAnsi" w:cstheme="minorHAnsi"/>
          <w:color w:val="000000"/>
          <w:sz w:val="22"/>
          <w:szCs w:val="22"/>
        </w:rPr>
      </w:pPr>
      <w:r w:rsidRPr="00697371">
        <w:rPr>
          <w:rFonts w:asciiTheme="minorHAnsi" w:eastAsia="Times New Roman" w:hAnsiTheme="minorHAnsi" w:cstheme="minorHAnsi"/>
          <w:color w:val="000000"/>
          <w:sz w:val="22"/>
          <w:szCs w:val="22"/>
        </w:rPr>
        <w:t xml:space="preserve">The carbon cycle is the </w:t>
      </w:r>
      <w:r w:rsidRPr="00EF0344">
        <w:rPr>
          <w:rFonts w:asciiTheme="minorHAnsi" w:eastAsia="Times New Roman" w:hAnsiTheme="minorHAnsi" w:cstheme="minorHAnsi"/>
          <w:b/>
          <w:color w:val="000000"/>
          <w:sz w:val="22"/>
          <w:szCs w:val="22"/>
          <w:rPrChange w:id="3" w:author="Kristina Anderson Teixeira" w:date="2018-08-22T13:33:00Z">
            <w:rPr>
              <w:rFonts w:asciiTheme="minorHAnsi" w:eastAsia="Times New Roman" w:hAnsiTheme="minorHAnsi" w:cstheme="minorHAnsi"/>
              <w:color w:val="000000"/>
              <w:sz w:val="22"/>
              <w:szCs w:val="22"/>
            </w:rPr>
          </w:rPrChange>
        </w:rPr>
        <w:t>biogeochemical</w:t>
      </w:r>
      <w:r w:rsidRPr="00697371">
        <w:rPr>
          <w:rFonts w:asciiTheme="minorHAnsi" w:eastAsia="Times New Roman" w:hAnsiTheme="minorHAnsi" w:cstheme="minorHAnsi"/>
          <w:color w:val="000000"/>
          <w:sz w:val="22"/>
          <w:szCs w:val="22"/>
        </w:rPr>
        <w:t xml:space="preserve"> cycle by which carbon is exchanged among the biosphere</w:t>
      </w:r>
      <w:r w:rsidR="00B65662">
        <w:rPr>
          <w:rFonts w:asciiTheme="minorHAnsi" w:eastAsia="Times New Roman" w:hAnsiTheme="minorHAnsi" w:cstheme="minorHAnsi"/>
          <w:color w:val="000000"/>
          <w:sz w:val="22"/>
          <w:szCs w:val="22"/>
        </w:rPr>
        <w:t xml:space="preserve"> (</w:t>
      </w:r>
      <w:r w:rsidR="00053B31">
        <w:rPr>
          <w:rFonts w:asciiTheme="minorHAnsi" w:eastAsia="Times New Roman" w:hAnsiTheme="minorHAnsi" w:cstheme="minorHAnsi"/>
          <w:color w:val="000000"/>
          <w:sz w:val="22"/>
          <w:szCs w:val="22"/>
        </w:rPr>
        <w:t xml:space="preserve">system </w:t>
      </w:r>
      <w:r w:rsidR="00B65662">
        <w:rPr>
          <w:rFonts w:asciiTheme="minorHAnsi" w:eastAsia="Times New Roman" w:hAnsiTheme="minorHAnsi" w:cstheme="minorHAnsi"/>
          <w:color w:val="000000"/>
          <w:sz w:val="22"/>
          <w:szCs w:val="22"/>
        </w:rPr>
        <w:t>living organisms</w:t>
      </w:r>
      <w:r w:rsidR="00053B31">
        <w:rPr>
          <w:rFonts w:asciiTheme="minorHAnsi" w:eastAsia="Times New Roman" w:hAnsiTheme="minorHAnsi" w:cstheme="minorHAnsi"/>
          <w:color w:val="000000"/>
          <w:sz w:val="22"/>
          <w:szCs w:val="22"/>
        </w:rPr>
        <w:t xml:space="preserve"> on earth</w:t>
      </w:r>
      <w:r w:rsidR="00B65662">
        <w:rPr>
          <w:rFonts w:asciiTheme="minorHAnsi" w:eastAsia="Times New Roman" w:hAnsiTheme="minorHAnsi" w:cstheme="minorHAnsi"/>
          <w:color w:val="000000"/>
          <w:sz w:val="22"/>
          <w:szCs w:val="22"/>
        </w:rPr>
        <w:t>)</w:t>
      </w:r>
      <w:r w:rsidRPr="00697371">
        <w:rPr>
          <w:rFonts w:asciiTheme="minorHAnsi" w:eastAsia="Times New Roman" w:hAnsiTheme="minorHAnsi" w:cstheme="minorHAnsi"/>
          <w:color w:val="000000"/>
          <w:sz w:val="22"/>
          <w:szCs w:val="22"/>
        </w:rPr>
        <w:t>, pedosphere</w:t>
      </w:r>
      <w:r w:rsidR="00B65662">
        <w:rPr>
          <w:rFonts w:asciiTheme="minorHAnsi" w:eastAsia="Times New Roman" w:hAnsiTheme="minorHAnsi" w:cstheme="minorHAnsi"/>
          <w:color w:val="000000"/>
          <w:sz w:val="22"/>
          <w:szCs w:val="22"/>
        </w:rPr>
        <w:t xml:space="preserve"> (</w:t>
      </w:r>
      <w:r w:rsidR="00B65662" w:rsidRPr="00B65662">
        <w:rPr>
          <w:rFonts w:asciiTheme="minorHAnsi" w:eastAsia="Times New Roman" w:hAnsiTheme="minorHAnsi" w:cstheme="minorHAnsi"/>
          <w:color w:val="000000"/>
          <w:sz w:val="22"/>
          <w:szCs w:val="22"/>
        </w:rPr>
        <w:t>outermost layer of the Earth</w:t>
      </w:r>
      <w:r w:rsidRPr="00B65662">
        <w:rPr>
          <w:rFonts w:asciiTheme="minorHAnsi" w:eastAsia="Times New Roman" w:hAnsiTheme="minorHAnsi" w:cstheme="minorHAnsi"/>
          <w:color w:val="000000"/>
          <w:sz w:val="22"/>
          <w:szCs w:val="22"/>
        </w:rPr>
        <w:t>,</w:t>
      </w:r>
      <w:r w:rsidR="00B65662">
        <w:rPr>
          <w:rFonts w:asciiTheme="minorHAnsi" w:eastAsia="Times New Roman" w:hAnsiTheme="minorHAnsi" w:cstheme="minorHAnsi"/>
          <w:color w:val="000000"/>
          <w:sz w:val="22"/>
          <w:szCs w:val="22"/>
        </w:rPr>
        <w:t xml:space="preserve"> soil),</w:t>
      </w:r>
      <w:r w:rsidRPr="00697371">
        <w:rPr>
          <w:rFonts w:asciiTheme="minorHAnsi" w:eastAsia="Times New Roman" w:hAnsiTheme="minorHAnsi" w:cstheme="minorHAnsi"/>
          <w:color w:val="000000"/>
          <w:sz w:val="22"/>
          <w:szCs w:val="22"/>
        </w:rPr>
        <w:t xml:space="preserve"> geosphere</w:t>
      </w:r>
      <w:r w:rsidR="00B65662">
        <w:rPr>
          <w:rFonts w:asciiTheme="minorHAnsi" w:eastAsia="Times New Roman" w:hAnsiTheme="minorHAnsi" w:cstheme="minorHAnsi"/>
          <w:color w:val="000000"/>
          <w:sz w:val="22"/>
          <w:szCs w:val="22"/>
        </w:rPr>
        <w:t xml:space="preserve"> (deeper solid regions of the earth)</w:t>
      </w:r>
      <w:r w:rsidRPr="00697371">
        <w:rPr>
          <w:rFonts w:asciiTheme="minorHAnsi" w:eastAsia="Times New Roman" w:hAnsiTheme="minorHAnsi" w:cstheme="minorHAnsi"/>
          <w:color w:val="000000"/>
          <w:sz w:val="22"/>
          <w:szCs w:val="22"/>
        </w:rPr>
        <w:t>, hydrosphere</w:t>
      </w:r>
      <w:r w:rsidR="00D710E0">
        <w:rPr>
          <w:rFonts w:asciiTheme="minorHAnsi" w:eastAsia="Times New Roman" w:hAnsiTheme="minorHAnsi" w:cstheme="minorHAnsi"/>
          <w:color w:val="000000"/>
          <w:sz w:val="22"/>
          <w:szCs w:val="22"/>
        </w:rPr>
        <w:t xml:space="preserve"> (waters of the E</w:t>
      </w:r>
      <w:r w:rsidR="00B65662">
        <w:rPr>
          <w:rFonts w:asciiTheme="minorHAnsi" w:eastAsia="Times New Roman" w:hAnsiTheme="minorHAnsi" w:cstheme="minorHAnsi"/>
          <w:color w:val="000000"/>
          <w:sz w:val="22"/>
          <w:szCs w:val="22"/>
        </w:rPr>
        <w:t>arth’s surface)</w:t>
      </w:r>
      <w:r w:rsidRPr="00697371">
        <w:rPr>
          <w:rFonts w:asciiTheme="minorHAnsi" w:eastAsia="Times New Roman" w:hAnsiTheme="minorHAnsi" w:cstheme="minorHAnsi"/>
          <w:color w:val="000000"/>
          <w:sz w:val="22"/>
          <w:szCs w:val="22"/>
        </w:rPr>
        <w:t>, and atmosphere of the Earth. Carbon is the main component of biological compounds as well as a major component of many minerals such as limestone. Along with the nitrogen cycle and the water cycle, the carbon cycle comprises a sequence of events that are key to make Earth capable of sustaining life. It describes the movement of carbon as it is recycled and reused throughout the biosphere, as well as long-term processes of carbon sequestration to and release from carbon sinks.</w:t>
      </w:r>
    </w:p>
    <w:p w14:paraId="6DCF4CD6" w14:textId="77777777" w:rsidR="00697371" w:rsidRDefault="00697371" w:rsidP="00697371">
      <w:pPr>
        <w:spacing w:line="360" w:lineRule="auto"/>
        <w:ind w:firstLine="720"/>
        <w:rPr>
          <w:rFonts w:asciiTheme="minorHAnsi" w:eastAsia="Times New Roman" w:hAnsiTheme="minorHAnsi" w:cstheme="minorHAnsi"/>
          <w:color w:val="000000"/>
          <w:sz w:val="22"/>
          <w:szCs w:val="22"/>
        </w:rPr>
      </w:pPr>
    </w:p>
    <w:p w14:paraId="44C3A4BA" w14:textId="77777777" w:rsidR="00697371" w:rsidRDefault="00697371" w:rsidP="00697371">
      <w:pPr>
        <w:spacing w:line="360" w:lineRule="auto"/>
        <w:rPr>
          <w:rFonts w:asciiTheme="minorHAnsi" w:eastAsia="Times New Roman" w:hAnsiTheme="minorHAnsi" w:cstheme="minorHAnsi"/>
          <w:color w:val="000000"/>
          <w:sz w:val="22"/>
          <w:szCs w:val="22"/>
        </w:rPr>
      </w:pPr>
      <w:r>
        <w:rPr>
          <w:noProof/>
        </w:rPr>
        <w:drawing>
          <wp:inline distT="0" distB="0" distL="0" distR="0" wp14:anchorId="68E3AB00" wp14:editId="01240176">
            <wp:extent cx="5943600" cy="4511636"/>
            <wp:effectExtent l="0" t="0" r="0" b="3810"/>
            <wp:docPr id="2" name="Picture 2" descr="https://qph.fs.quoracdn.net/main-qimg-bd6fe7b2bd4bf7aabe6f3919705aa7c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qph.fs.quoracdn.net/main-qimg-bd6fe7b2bd4bf7aabe6f3919705aa7cd-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511636"/>
                    </a:xfrm>
                    <a:prstGeom prst="rect">
                      <a:avLst/>
                    </a:prstGeom>
                    <a:noFill/>
                    <a:ln>
                      <a:noFill/>
                    </a:ln>
                  </pic:spPr>
                </pic:pic>
              </a:graphicData>
            </a:graphic>
          </wp:inline>
        </w:drawing>
      </w:r>
    </w:p>
    <w:p w14:paraId="20935E7F" w14:textId="77777777" w:rsidR="00697371" w:rsidRDefault="00697371" w:rsidP="00697371">
      <w:pPr>
        <w:spacing w:line="360" w:lineRule="auto"/>
        <w:rPr>
          <w:rFonts w:asciiTheme="minorHAnsi" w:eastAsia="Times New Roman" w:hAnsiTheme="minorHAnsi" w:cstheme="minorHAnsi"/>
          <w:color w:val="000000"/>
          <w:sz w:val="22"/>
          <w:szCs w:val="22"/>
        </w:rPr>
      </w:pPr>
    </w:p>
    <w:p w14:paraId="509CE954" w14:textId="5B9D0DA5" w:rsidR="00697371" w:rsidRDefault="00A45138" w:rsidP="00697371">
      <w:pPr>
        <w:spacing w:line="360" w:lineRule="auto"/>
        <w:rPr>
          <w:rFonts w:asciiTheme="minorHAnsi" w:eastAsia="Times New Roman" w:hAnsiTheme="minorHAnsi" w:cstheme="minorHAnsi"/>
          <w:color w:val="000000"/>
          <w:sz w:val="22"/>
          <w:szCs w:val="22"/>
        </w:rPr>
      </w:pPr>
      <w:r w:rsidRPr="00A45138">
        <w:rPr>
          <w:rFonts w:asciiTheme="minorHAnsi" w:eastAsia="Times New Roman" w:hAnsiTheme="minorHAnsi" w:cstheme="minorHAnsi"/>
          <w:b/>
          <w:color w:val="000000"/>
          <w:sz w:val="22"/>
          <w:szCs w:val="22"/>
        </w:rPr>
        <w:t>Figure 1</w:t>
      </w:r>
      <w:r>
        <w:rPr>
          <w:rFonts w:asciiTheme="minorHAnsi" w:eastAsia="Times New Roman" w:hAnsiTheme="minorHAnsi" w:cstheme="minorHAnsi"/>
          <w:color w:val="000000"/>
          <w:sz w:val="22"/>
          <w:szCs w:val="22"/>
        </w:rPr>
        <w:t xml:space="preserve"> | The basic carbon cycle (diagram </w:t>
      </w:r>
      <w:del w:id="4" w:author="Kristina Anderson Teixeira" w:date="2018-08-22T13:36:00Z">
        <w:r w:rsidDel="00BD6DA8">
          <w:rPr>
            <w:rFonts w:asciiTheme="minorHAnsi" w:eastAsia="Times New Roman" w:hAnsiTheme="minorHAnsi" w:cstheme="minorHAnsi"/>
            <w:color w:val="000000"/>
            <w:sz w:val="22"/>
            <w:szCs w:val="22"/>
          </w:rPr>
          <w:delText xml:space="preserve">not </w:delText>
        </w:r>
      </w:del>
      <w:r>
        <w:rPr>
          <w:rFonts w:asciiTheme="minorHAnsi" w:eastAsia="Times New Roman" w:hAnsiTheme="minorHAnsi" w:cstheme="minorHAnsi"/>
          <w:color w:val="000000"/>
          <w:sz w:val="22"/>
          <w:szCs w:val="22"/>
        </w:rPr>
        <w:t>provided</w:t>
      </w:r>
      <w:ins w:id="5" w:author="Kristina Anderson Teixeira" w:date="2018-08-22T13:36:00Z">
        <w:r w:rsidR="00BD6DA8">
          <w:rPr>
            <w:rFonts w:asciiTheme="minorHAnsi" w:eastAsia="Times New Roman" w:hAnsiTheme="minorHAnsi" w:cstheme="minorHAnsi"/>
            <w:color w:val="000000"/>
            <w:sz w:val="22"/>
            <w:szCs w:val="22"/>
          </w:rPr>
          <w:t xml:space="preserve"> by</w:t>
        </w:r>
      </w:ins>
      <w:r>
        <w:rPr>
          <w:rFonts w:asciiTheme="minorHAnsi" w:eastAsia="Times New Roman" w:hAnsiTheme="minorHAnsi" w:cstheme="minorHAnsi"/>
          <w:color w:val="000000"/>
          <w:sz w:val="22"/>
          <w:szCs w:val="22"/>
        </w:rPr>
        <w:t xml:space="preserve"> </w:t>
      </w:r>
      <w:r w:rsidR="00E876BC">
        <w:rPr>
          <w:rFonts w:asciiTheme="minorHAnsi" w:eastAsia="Times New Roman" w:hAnsiTheme="minorHAnsi" w:cstheme="minorHAnsi"/>
          <w:color w:val="000000"/>
          <w:sz w:val="22"/>
          <w:szCs w:val="22"/>
        </w:rPr>
        <w:t>Wikipedia</w:t>
      </w:r>
      <w:del w:id="6" w:author="Kristina Anderson Teixeira" w:date="2018-08-22T13:36:00Z">
        <w:r w:rsidR="00E876BC" w:rsidDel="00BD6DA8">
          <w:rPr>
            <w:rFonts w:asciiTheme="minorHAnsi" w:eastAsia="Times New Roman" w:hAnsiTheme="minorHAnsi" w:cstheme="minorHAnsi"/>
            <w:color w:val="000000"/>
            <w:sz w:val="22"/>
            <w:szCs w:val="22"/>
          </w:rPr>
          <w:delText xml:space="preserve">, not </w:delText>
        </w:r>
        <w:r w:rsidDel="00BD6DA8">
          <w:rPr>
            <w:rFonts w:asciiTheme="minorHAnsi" w:eastAsia="Times New Roman" w:hAnsiTheme="minorHAnsi" w:cstheme="minorHAnsi"/>
            <w:color w:val="000000"/>
            <w:sz w:val="22"/>
            <w:szCs w:val="22"/>
          </w:rPr>
          <w:delText>by the Smithsonian Institution</w:delText>
        </w:r>
      </w:del>
      <w:r>
        <w:rPr>
          <w:rFonts w:asciiTheme="minorHAnsi" w:eastAsia="Times New Roman" w:hAnsiTheme="minorHAnsi" w:cstheme="minorHAnsi"/>
          <w:color w:val="000000"/>
          <w:sz w:val="22"/>
          <w:szCs w:val="22"/>
        </w:rPr>
        <w:t>)</w:t>
      </w:r>
    </w:p>
    <w:p w14:paraId="370A34E2" w14:textId="77777777" w:rsidR="00697371" w:rsidRDefault="00697371" w:rsidP="00A45138">
      <w:pPr>
        <w:rPr>
          <w:rFonts w:asciiTheme="minorHAnsi" w:eastAsia="Times New Roman" w:hAnsiTheme="minorHAnsi" w:cstheme="minorHAnsi"/>
          <w:color w:val="000000"/>
          <w:sz w:val="22"/>
          <w:szCs w:val="22"/>
        </w:rPr>
      </w:pPr>
    </w:p>
    <w:p w14:paraId="1D9B908E" w14:textId="77777777" w:rsidR="00697371" w:rsidRPr="00A45138" w:rsidRDefault="00A45138" w:rsidP="00697371">
      <w:pPr>
        <w:rPr>
          <w:rFonts w:asciiTheme="minorHAnsi" w:eastAsia="Times New Roman" w:hAnsiTheme="minorHAnsi" w:cstheme="minorHAnsi"/>
          <w:b/>
          <w:color w:val="000000"/>
          <w:sz w:val="22"/>
          <w:szCs w:val="22"/>
        </w:rPr>
      </w:pPr>
      <w:r w:rsidRPr="00A45138">
        <w:rPr>
          <w:rFonts w:asciiTheme="minorHAnsi" w:eastAsia="Times New Roman" w:hAnsiTheme="minorHAnsi" w:cstheme="minorHAnsi"/>
          <w:b/>
          <w:color w:val="000000"/>
          <w:sz w:val="22"/>
          <w:szCs w:val="22"/>
        </w:rPr>
        <w:lastRenderedPageBreak/>
        <w:t>Forest Carbon Cycle</w:t>
      </w:r>
    </w:p>
    <w:p w14:paraId="740551E1" w14:textId="77777777" w:rsidR="00AD7D75" w:rsidRDefault="00AD7D75" w:rsidP="00AD7D75">
      <w:pPr>
        <w:ind w:firstLine="720"/>
        <w:rPr>
          <w:rFonts w:asciiTheme="minorHAnsi" w:eastAsia="Times New Roman" w:hAnsiTheme="minorHAnsi" w:cstheme="minorHAnsi"/>
          <w:color w:val="000000"/>
          <w:sz w:val="22"/>
          <w:szCs w:val="22"/>
        </w:rPr>
      </w:pPr>
      <w:commentRangeStart w:id="7"/>
      <w:r w:rsidRPr="00AD7D75">
        <w:rPr>
          <w:rFonts w:asciiTheme="minorHAnsi" w:eastAsia="Times New Roman" w:hAnsiTheme="minorHAnsi" w:cstheme="minorHAnsi"/>
          <w:color w:val="000000"/>
          <w:sz w:val="22"/>
          <w:szCs w:val="22"/>
        </w:rPr>
        <w:t xml:space="preserve">Forest </w:t>
      </w:r>
      <w:commentRangeEnd w:id="7"/>
      <w:r w:rsidR="00BD6DA8">
        <w:rPr>
          <w:rStyle w:val="CommentReference"/>
          <w:rFonts w:asciiTheme="minorHAnsi" w:hAnsiTheme="minorHAnsi" w:cstheme="minorBidi"/>
        </w:rPr>
        <w:commentReference w:id="7"/>
      </w:r>
      <w:r w:rsidRPr="00AD7D75">
        <w:rPr>
          <w:rFonts w:asciiTheme="minorHAnsi" w:eastAsia="Times New Roman" w:hAnsiTheme="minorHAnsi" w:cstheme="minorHAnsi"/>
          <w:color w:val="000000"/>
          <w:sz w:val="22"/>
          <w:szCs w:val="22"/>
        </w:rPr>
        <w:t>ecosystems globally influence climate through their critical in the global carbon (C) cycle. Their annual gross CO</w:t>
      </w:r>
      <w:r w:rsidRPr="00AD7D75">
        <w:rPr>
          <w:rFonts w:asciiTheme="minorHAnsi" w:eastAsia="Times New Roman" w:hAnsiTheme="minorHAnsi" w:cstheme="minorHAnsi"/>
          <w:color w:val="000000"/>
          <w:sz w:val="22"/>
          <w:szCs w:val="22"/>
          <w:vertAlign w:val="subscript"/>
        </w:rPr>
        <w:t>2</w:t>
      </w:r>
      <w:r w:rsidRPr="00AD7D75">
        <w:rPr>
          <w:rFonts w:asciiTheme="minorHAnsi" w:eastAsia="Times New Roman" w:hAnsiTheme="minorHAnsi" w:cstheme="minorHAnsi"/>
          <w:color w:val="000000"/>
          <w:sz w:val="22"/>
          <w:szCs w:val="22"/>
        </w:rPr>
        <w:t xml:space="preserve"> sequestration (gross primary </w:t>
      </w:r>
      <w:r w:rsidRPr="00E876BC">
        <w:rPr>
          <w:rFonts w:asciiTheme="minorHAnsi" w:eastAsia="Times New Roman" w:hAnsiTheme="minorHAnsi" w:cstheme="minorHAnsi"/>
          <w:b/>
          <w:color w:val="000000"/>
          <w:sz w:val="22"/>
          <w:szCs w:val="22"/>
        </w:rPr>
        <w:t>productivity</w:t>
      </w:r>
      <w:r w:rsidRPr="00AD7D75">
        <w:rPr>
          <w:rFonts w:asciiTheme="minorHAnsi" w:eastAsia="Times New Roman" w:hAnsiTheme="minorHAnsi" w:cstheme="minorHAnsi"/>
          <w:color w:val="000000"/>
          <w:sz w:val="22"/>
          <w:szCs w:val="22"/>
        </w:rPr>
        <w:t xml:space="preserve">, GPP) is estimated at 59 </w:t>
      </w:r>
      <w:proofErr w:type="spellStart"/>
      <w:r w:rsidRPr="00AD7D75">
        <w:rPr>
          <w:rFonts w:asciiTheme="minorHAnsi" w:eastAsia="Times New Roman" w:hAnsiTheme="minorHAnsi" w:cstheme="minorHAnsi"/>
          <w:color w:val="000000"/>
          <w:sz w:val="22"/>
          <w:szCs w:val="22"/>
        </w:rPr>
        <w:t>G</w:t>
      </w:r>
      <w:r w:rsidR="00053B31">
        <w:rPr>
          <w:rFonts w:asciiTheme="minorHAnsi" w:eastAsia="Times New Roman" w:hAnsiTheme="minorHAnsi" w:cstheme="minorHAnsi"/>
          <w:color w:val="000000"/>
          <w:sz w:val="22"/>
          <w:szCs w:val="22"/>
        </w:rPr>
        <w:t>iga</w:t>
      </w:r>
      <w:r w:rsidRPr="00AD7D75">
        <w:rPr>
          <w:rFonts w:asciiTheme="minorHAnsi" w:eastAsia="Times New Roman" w:hAnsiTheme="minorHAnsi" w:cstheme="minorHAnsi"/>
          <w:color w:val="000000"/>
          <w:sz w:val="22"/>
          <w:szCs w:val="22"/>
        </w:rPr>
        <w:t>t</w:t>
      </w:r>
      <w:r w:rsidR="00053B31">
        <w:rPr>
          <w:rFonts w:asciiTheme="minorHAnsi" w:eastAsia="Times New Roman" w:hAnsiTheme="minorHAnsi" w:cstheme="minorHAnsi"/>
          <w:color w:val="000000"/>
          <w:sz w:val="22"/>
          <w:szCs w:val="22"/>
        </w:rPr>
        <w:t>ons</w:t>
      </w:r>
      <w:proofErr w:type="spellEnd"/>
      <w:r w:rsidR="00053B31">
        <w:rPr>
          <w:rFonts w:asciiTheme="minorHAnsi" w:eastAsia="Times New Roman" w:hAnsiTheme="minorHAnsi" w:cstheme="minorHAnsi"/>
          <w:color w:val="000000"/>
          <w:sz w:val="22"/>
          <w:szCs w:val="22"/>
        </w:rPr>
        <w:t xml:space="preserve"> (Gt)</w:t>
      </w:r>
      <w:r w:rsidRPr="00AD7D75">
        <w:rPr>
          <w:rFonts w:asciiTheme="minorHAnsi" w:eastAsia="Times New Roman" w:hAnsiTheme="minorHAnsi" w:cstheme="minorHAnsi"/>
          <w:color w:val="000000"/>
          <w:sz w:val="22"/>
          <w:szCs w:val="22"/>
        </w:rPr>
        <w:t xml:space="preserve"> C </w:t>
      </w:r>
      <w:proofErr w:type="spellStart"/>
      <w:r w:rsidRPr="00AD7D75">
        <w:rPr>
          <w:rFonts w:asciiTheme="minorHAnsi" w:eastAsia="Times New Roman" w:hAnsiTheme="minorHAnsi" w:cstheme="minorHAnsi"/>
          <w:color w:val="000000"/>
          <w:sz w:val="22"/>
          <w:szCs w:val="22"/>
        </w:rPr>
        <w:t>yr</w:t>
      </w:r>
      <w:proofErr w:type="spellEnd"/>
      <w:r w:rsidRPr="00AD7D75">
        <w:rPr>
          <w:rFonts w:asciiTheme="minorHAnsi" w:eastAsia="Times New Roman" w:hAnsiTheme="minorHAnsi" w:cstheme="minorHAnsi"/>
          <w:color w:val="000000"/>
          <w:sz w:val="22"/>
          <w:szCs w:val="22"/>
        </w:rPr>
        <w:t>, or 6.3 times average annual fossil fuel emissions from 2007-2016 (</w:t>
      </w:r>
      <w:r w:rsidRPr="00AD7D75">
        <w:rPr>
          <w:rFonts w:asciiTheme="minorHAnsi" w:hAnsiTheme="minorHAnsi" w:cstheme="minorHAnsi"/>
          <w:color w:val="000000"/>
          <w:sz w:val="22"/>
          <w:szCs w:val="22"/>
        </w:rPr>
        <w:t>9.4 ± 0.5 Gt C yr</w:t>
      </w:r>
      <w:r w:rsidRPr="00AD7D75">
        <w:rPr>
          <w:rFonts w:asciiTheme="minorHAnsi" w:hAnsiTheme="minorHAnsi" w:cstheme="minorHAnsi"/>
          <w:color w:val="000000"/>
          <w:sz w:val="22"/>
          <w:szCs w:val="22"/>
          <w:vertAlign w:val="superscript"/>
        </w:rPr>
        <w:t>-1</w:t>
      </w:r>
      <w:r>
        <w:rPr>
          <w:rFonts w:asciiTheme="minorHAnsi" w:hAnsiTheme="minorHAnsi" w:cstheme="minorHAnsi"/>
          <w:color w:val="000000"/>
          <w:sz w:val="22"/>
          <w:szCs w:val="22"/>
        </w:rPr>
        <w:t>).</w:t>
      </w:r>
      <w:r w:rsidRPr="00AD7D75">
        <w:rPr>
          <w:rFonts w:asciiTheme="minorHAnsi" w:hAnsiTheme="minorHAnsi" w:cstheme="minorHAnsi"/>
          <w:color w:val="000000"/>
          <w:sz w:val="22"/>
          <w:szCs w:val="22"/>
        </w:rPr>
        <w:t xml:space="preserve"> A small portion of global GPP is retained in ecosystems (mainly forests), resulting in a terrestrial C sink</w:t>
      </w:r>
      <w:r w:rsidR="00B65662">
        <w:rPr>
          <w:rFonts w:asciiTheme="minorHAnsi" w:hAnsiTheme="minorHAnsi" w:cstheme="minorHAnsi"/>
          <w:color w:val="000000"/>
          <w:sz w:val="22"/>
          <w:szCs w:val="22"/>
        </w:rPr>
        <w:t xml:space="preserve"> (an area that absorbs carbon)</w:t>
      </w:r>
      <w:r w:rsidRPr="00AD7D75">
        <w:rPr>
          <w:rFonts w:asciiTheme="minorHAnsi" w:hAnsiTheme="minorHAnsi" w:cstheme="minorHAnsi"/>
          <w:color w:val="000000"/>
          <w:sz w:val="22"/>
          <w:szCs w:val="22"/>
        </w:rPr>
        <w:t xml:space="preserve"> that averaged 3.0 ± 0.8 Gt C yr</w:t>
      </w:r>
      <w:r w:rsidRPr="00AD7D75">
        <w:rPr>
          <w:rFonts w:asciiTheme="minorHAnsi" w:hAnsiTheme="minorHAnsi" w:cstheme="minorHAnsi"/>
          <w:color w:val="000000"/>
          <w:sz w:val="22"/>
          <w:szCs w:val="22"/>
          <w:vertAlign w:val="superscript"/>
        </w:rPr>
        <w:t>-1</w:t>
      </w:r>
      <w:r w:rsidRPr="00AD7D75">
        <w:rPr>
          <w:rFonts w:asciiTheme="minorHAnsi" w:hAnsiTheme="minorHAnsi" w:cstheme="minorHAnsi"/>
          <w:color w:val="000000"/>
          <w:sz w:val="22"/>
          <w:szCs w:val="22"/>
        </w:rPr>
        <w:t xml:space="preserve"> from 2007-2016, offsetting 32% of anthr</w:t>
      </w:r>
      <w:r>
        <w:rPr>
          <w:rFonts w:asciiTheme="minorHAnsi" w:hAnsiTheme="minorHAnsi" w:cstheme="minorHAnsi"/>
          <w:color w:val="000000"/>
          <w:sz w:val="22"/>
          <w:szCs w:val="22"/>
        </w:rPr>
        <w:t>opogenic fossil fuel emissions</w:t>
      </w:r>
      <w:r w:rsidR="00B65662">
        <w:rPr>
          <w:rFonts w:asciiTheme="minorHAnsi" w:hAnsiTheme="minorHAnsi" w:cstheme="minorHAnsi"/>
          <w:color w:val="000000"/>
          <w:sz w:val="22"/>
          <w:szCs w:val="22"/>
        </w:rPr>
        <w:t xml:space="preserve"> (</w:t>
      </w:r>
      <w:proofErr w:type="spellStart"/>
      <w:r w:rsidR="00B65662">
        <w:rPr>
          <w:rFonts w:asciiTheme="minorHAnsi" w:hAnsiTheme="minorHAnsi" w:cstheme="minorHAnsi"/>
          <w:color w:val="000000"/>
          <w:sz w:val="22"/>
          <w:szCs w:val="22"/>
        </w:rPr>
        <w:t>emissions</w:t>
      </w:r>
      <w:proofErr w:type="spellEnd"/>
      <w:r w:rsidR="00B65662">
        <w:rPr>
          <w:rFonts w:asciiTheme="minorHAnsi" w:hAnsiTheme="minorHAnsi" w:cstheme="minorHAnsi"/>
          <w:color w:val="000000"/>
          <w:sz w:val="22"/>
          <w:szCs w:val="22"/>
        </w:rPr>
        <w:t xml:space="preserve"> caused by humans)</w:t>
      </w:r>
      <w:r>
        <w:rPr>
          <w:rFonts w:asciiTheme="minorHAnsi" w:hAnsiTheme="minorHAnsi" w:cstheme="minorHAnsi"/>
          <w:color w:val="000000"/>
          <w:sz w:val="22"/>
          <w:szCs w:val="22"/>
        </w:rPr>
        <w:t xml:space="preserve">. </w:t>
      </w:r>
      <w:r w:rsidRPr="00AD7D75">
        <w:rPr>
          <w:rFonts w:asciiTheme="minorHAnsi" w:hAnsiTheme="minorHAnsi" w:cstheme="minorHAnsi"/>
          <w:color w:val="000000"/>
          <w:sz w:val="22"/>
          <w:szCs w:val="22"/>
        </w:rPr>
        <w:t xml:space="preserve">The remaining ~98% of global GPP is counterbalanced by </w:t>
      </w:r>
      <w:r w:rsidRPr="00E876BC">
        <w:rPr>
          <w:rFonts w:asciiTheme="minorHAnsi" w:hAnsiTheme="minorHAnsi" w:cstheme="minorHAnsi"/>
          <w:b/>
          <w:color w:val="000000"/>
          <w:sz w:val="22"/>
          <w:szCs w:val="22"/>
        </w:rPr>
        <w:t>ecosystem</w:t>
      </w:r>
      <w:r w:rsidRPr="00AD7D75">
        <w:rPr>
          <w:rFonts w:asciiTheme="minorHAnsi" w:hAnsiTheme="minorHAnsi" w:cstheme="minorHAnsi"/>
          <w:color w:val="000000"/>
          <w:sz w:val="22"/>
          <w:szCs w:val="22"/>
        </w:rPr>
        <w:t xml:space="preserve"> respiration (</w:t>
      </w:r>
      <w:proofErr w:type="spellStart"/>
      <w:r w:rsidRPr="00AD7D75">
        <w:rPr>
          <w:rFonts w:asciiTheme="minorHAnsi" w:hAnsiTheme="minorHAnsi" w:cstheme="minorHAnsi"/>
          <w:i/>
          <w:color w:val="000000"/>
          <w:sz w:val="22"/>
          <w:szCs w:val="22"/>
        </w:rPr>
        <w:t>R</w:t>
      </w:r>
      <w:r w:rsidRPr="00AD7D75">
        <w:rPr>
          <w:rFonts w:asciiTheme="minorHAnsi" w:hAnsiTheme="minorHAnsi" w:cstheme="minorHAnsi"/>
          <w:i/>
          <w:color w:val="000000"/>
          <w:sz w:val="22"/>
          <w:szCs w:val="22"/>
          <w:vertAlign w:val="subscript"/>
        </w:rPr>
        <w:t>eco</w:t>
      </w:r>
      <w:proofErr w:type="spellEnd"/>
      <w:r w:rsidRPr="00AD7D75">
        <w:rPr>
          <w:rFonts w:asciiTheme="minorHAnsi" w:hAnsiTheme="minorHAnsi" w:cstheme="minorHAnsi"/>
          <w:color w:val="000000"/>
          <w:sz w:val="22"/>
          <w:szCs w:val="22"/>
        </w:rPr>
        <w:t>) or wildfire</w:t>
      </w:r>
      <w:r w:rsidRPr="00AD7D75">
        <w:rPr>
          <w:rFonts w:asciiTheme="minorHAnsi" w:eastAsia="Times New Roman" w:hAnsiTheme="minorHAnsi" w:cstheme="minorHAnsi"/>
          <w:color w:val="000000"/>
          <w:sz w:val="22"/>
          <w:szCs w:val="22"/>
        </w:rPr>
        <w:t xml:space="preserve">. Perturbation to the global GPP- </w:t>
      </w:r>
      <w:proofErr w:type="spellStart"/>
      <w:r w:rsidRPr="00AD7D75">
        <w:rPr>
          <w:rFonts w:asciiTheme="minorHAnsi" w:hAnsiTheme="minorHAnsi" w:cstheme="minorHAnsi"/>
          <w:i/>
          <w:color w:val="000000"/>
          <w:sz w:val="22"/>
          <w:szCs w:val="22"/>
        </w:rPr>
        <w:t>R</w:t>
      </w:r>
      <w:r w:rsidRPr="00AD7D75">
        <w:rPr>
          <w:rFonts w:asciiTheme="minorHAnsi" w:hAnsiTheme="minorHAnsi" w:cstheme="minorHAnsi"/>
          <w:i/>
          <w:color w:val="000000"/>
          <w:sz w:val="22"/>
          <w:szCs w:val="22"/>
          <w:vertAlign w:val="subscript"/>
        </w:rPr>
        <w:t>eco</w:t>
      </w:r>
      <w:proofErr w:type="spellEnd"/>
      <w:r w:rsidRPr="00AD7D75">
        <w:rPr>
          <w:rFonts w:asciiTheme="minorHAnsi" w:eastAsia="Times New Roman" w:hAnsiTheme="minorHAnsi" w:cstheme="minorHAnsi"/>
          <w:color w:val="000000"/>
          <w:sz w:val="22"/>
          <w:szCs w:val="22"/>
        </w:rPr>
        <w:t xml:space="preserve"> balance can substantially influence the growth rate of atmospheric CO</w:t>
      </w:r>
      <w:r w:rsidRPr="00AD7D75">
        <w:rPr>
          <w:rFonts w:asciiTheme="minorHAnsi" w:eastAsia="Times New Roman" w:hAnsiTheme="minorHAnsi" w:cstheme="minorHAnsi"/>
          <w:color w:val="000000"/>
          <w:sz w:val="22"/>
          <w:szCs w:val="22"/>
          <w:vertAlign w:val="subscript"/>
        </w:rPr>
        <w:t>2</w:t>
      </w:r>
      <w:r w:rsidRPr="00AD7D75">
        <w:rPr>
          <w:rFonts w:asciiTheme="minorHAnsi" w:eastAsia="Times New Roman" w:hAnsiTheme="minorHAnsi" w:cstheme="minorHAnsi"/>
          <w:color w:val="000000"/>
          <w:sz w:val="22"/>
          <w:szCs w:val="22"/>
        </w:rPr>
        <w:t xml:space="preserve">; for example, the 2015-2016 </w:t>
      </w:r>
      <w:r w:rsidRPr="00AD7D75">
        <w:rPr>
          <w:rFonts w:asciiTheme="minorHAnsi" w:eastAsia="Times New Roman" w:hAnsiTheme="minorHAnsi" w:cstheme="minorHAnsi"/>
          <w:i/>
          <w:color w:val="000000"/>
          <w:sz w:val="22"/>
          <w:szCs w:val="22"/>
        </w:rPr>
        <w:t xml:space="preserve">El Niño, </w:t>
      </w:r>
      <w:r w:rsidRPr="00AD7D75">
        <w:rPr>
          <w:rFonts w:asciiTheme="minorHAnsi" w:eastAsia="Times New Roman" w:hAnsiTheme="minorHAnsi" w:cstheme="minorHAnsi"/>
          <w:color w:val="000000"/>
          <w:sz w:val="22"/>
          <w:szCs w:val="22"/>
        </w:rPr>
        <w:t xml:space="preserve">which brought historically high temperatures and low precipitation to the tropics, released an extra 2.5 </w:t>
      </w:r>
      <w:r w:rsidRPr="00AD7D75">
        <w:rPr>
          <w:rFonts w:asciiTheme="minorHAnsi" w:hAnsiTheme="minorHAnsi" w:cstheme="minorHAnsi"/>
          <w:color w:val="000000"/>
          <w:sz w:val="22"/>
          <w:szCs w:val="22"/>
        </w:rPr>
        <w:t>± 0.3</w:t>
      </w:r>
      <w:r w:rsidRPr="00AD7D75">
        <w:rPr>
          <w:rFonts w:asciiTheme="minorHAnsi" w:eastAsia="Times New Roman" w:hAnsiTheme="minorHAnsi" w:cstheme="minorHAnsi"/>
          <w:color w:val="000000"/>
          <w:sz w:val="22"/>
          <w:szCs w:val="22"/>
        </w:rPr>
        <w:t xml:space="preserve"> Gt C to the atmosphere, resulting in the largest recorded atmospheric CO</w:t>
      </w:r>
      <w:r w:rsidRPr="00AD7D75">
        <w:rPr>
          <w:rFonts w:asciiTheme="minorHAnsi" w:eastAsia="Times New Roman" w:hAnsiTheme="minorHAnsi" w:cstheme="minorHAnsi"/>
          <w:color w:val="000000"/>
          <w:sz w:val="22"/>
          <w:szCs w:val="22"/>
          <w:vertAlign w:val="subscript"/>
        </w:rPr>
        <w:t>2</w:t>
      </w:r>
      <w:r>
        <w:rPr>
          <w:rFonts w:asciiTheme="minorHAnsi" w:eastAsia="Times New Roman" w:hAnsiTheme="minorHAnsi" w:cstheme="minorHAnsi"/>
          <w:color w:val="000000"/>
          <w:sz w:val="22"/>
          <w:szCs w:val="22"/>
        </w:rPr>
        <w:t xml:space="preserve"> growth rate. </w:t>
      </w:r>
      <w:r w:rsidRPr="00AD7D75">
        <w:rPr>
          <w:rFonts w:asciiTheme="minorHAnsi" w:eastAsia="Times New Roman" w:hAnsiTheme="minorHAnsi" w:cstheme="minorHAnsi"/>
          <w:color w:val="000000"/>
          <w:sz w:val="22"/>
          <w:szCs w:val="22"/>
        </w:rPr>
        <w:t>In addition, forests contain substantial C stocks that, when disturbed, release significant amounts of CO</w:t>
      </w:r>
      <w:r w:rsidRPr="00AD7D75">
        <w:rPr>
          <w:rFonts w:asciiTheme="minorHAnsi" w:eastAsia="Times New Roman" w:hAnsiTheme="minorHAnsi" w:cstheme="minorHAnsi"/>
          <w:color w:val="000000"/>
          <w:sz w:val="22"/>
          <w:szCs w:val="22"/>
          <w:vertAlign w:val="subscript"/>
        </w:rPr>
        <w:t>2</w:t>
      </w:r>
      <w:r w:rsidRPr="00AD7D75">
        <w:rPr>
          <w:rFonts w:asciiTheme="minorHAnsi" w:eastAsia="Times New Roman" w:hAnsiTheme="minorHAnsi" w:cstheme="minorHAnsi"/>
          <w:color w:val="000000"/>
          <w:sz w:val="22"/>
          <w:szCs w:val="22"/>
        </w:rPr>
        <w:t xml:space="preserve"> to the atmosphere. Although they cover only ~30% of the land surface, forests contain an estimated 92% of terrestrial biomass and 45% of terrestrial C </w:t>
      </w:r>
      <w:r>
        <w:rPr>
          <w:rFonts w:asciiTheme="minorHAnsi" w:eastAsia="Times New Roman" w:hAnsiTheme="minorHAnsi" w:cstheme="minorHAnsi"/>
          <w:color w:val="000000"/>
          <w:sz w:val="22"/>
          <w:szCs w:val="22"/>
        </w:rPr>
        <w:t xml:space="preserve">(biomass and soils). </w:t>
      </w:r>
      <w:r w:rsidRPr="00AD7D75">
        <w:rPr>
          <w:rFonts w:asciiTheme="minorHAnsi" w:eastAsia="Times New Roman" w:hAnsiTheme="minorHAnsi" w:cstheme="minorHAnsi"/>
          <w:color w:val="000000"/>
          <w:sz w:val="22"/>
          <w:szCs w:val="22"/>
        </w:rPr>
        <w:t>Globally, gross tropical deforestation averaged 2.8 Gt C yr</w:t>
      </w:r>
      <w:r w:rsidRPr="00AD7D75">
        <w:rPr>
          <w:rFonts w:asciiTheme="minorHAnsi" w:eastAsia="Times New Roman" w:hAnsiTheme="minorHAnsi" w:cstheme="minorHAnsi"/>
          <w:color w:val="000000"/>
          <w:sz w:val="22"/>
          <w:szCs w:val="22"/>
          <w:vertAlign w:val="superscript"/>
        </w:rPr>
        <w:t>-1</w:t>
      </w:r>
      <w:r w:rsidRPr="00AD7D75">
        <w:rPr>
          <w:rFonts w:asciiTheme="minorHAnsi" w:eastAsia="Times New Roman" w:hAnsiTheme="minorHAnsi" w:cstheme="minorHAnsi"/>
          <w:color w:val="000000"/>
          <w:sz w:val="22"/>
          <w:szCs w:val="22"/>
        </w:rPr>
        <w:t xml:space="preserve"> from 2000-2007, but ~40% of this was offset by forest regrowth, resulting in a net source of ~1.1 Gt C yr</w:t>
      </w:r>
      <w:r w:rsidRPr="00AD7D75">
        <w:rPr>
          <w:rFonts w:asciiTheme="minorHAnsi" w:eastAsia="Times New Roman" w:hAnsiTheme="minorHAnsi" w:cstheme="minorHAnsi"/>
          <w:color w:val="000000"/>
          <w:sz w:val="22"/>
          <w:szCs w:val="22"/>
          <w:vertAlign w:val="superscript"/>
        </w:rPr>
        <w:t>-1</w:t>
      </w:r>
      <w:r w:rsidRPr="00AD7D75">
        <w:rPr>
          <w:rFonts w:asciiTheme="minorHAnsi" w:eastAsia="Times New Roman" w:hAnsiTheme="minorHAnsi" w:cstheme="minorHAnsi"/>
          <w:color w:val="000000"/>
          <w:sz w:val="22"/>
          <w:szCs w:val="22"/>
        </w:rPr>
        <w:t xml:space="preserve"> from tropical land use change. This, coupled with minimal net deforestation in the </w:t>
      </w:r>
      <w:proofErr w:type="spellStart"/>
      <w:r w:rsidRPr="00E876BC">
        <w:rPr>
          <w:rFonts w:asciiTheme="minorHAnsi" w:eastAsia="Times New Roman" w:hAnsiTheme="minorHAnsi" w:cstheme="minorHAnsi"/>
          <w:b/>
          <w:color w:val="000000"/>
          <w:sz w:val="22"/>
          <w:szCs w:val="22"/>
        </w:rPr>
        <w:t>extratropics</w:t>
      </w:r>
      <w:proofErr w:type="spellEnd"/>
      <w:r w:rsidRPr="00AD7D75">
        <w:rPr>
          <w:rFonts w:asciiTheme="minorHAnsi" w:eastAsia="Times New Roman" w:hAnsiTheme="minorHAnsi" w:cstheme="minorHAnsi"/>
          <w:color w:val="000000"/>
          <w:sz w:val="22"/>
          <w:szCs w:val="22"/>
        </w:rPr>
        <w:t xml:space="preserve"> and net uptake by intact forests, resulted in a total gain in forest C of ~1.2-1.7 </w:t>
      </w:r>
      <w:r w:rsidRPr="00AD7D75">
        <w:rPr>
          <w:rFonts w:asciiTheme="minorHAnsi" w:hAnsiTheme="minorHAnsi" w:cstheme="minorHAnsi"/>
          <w:color w:val="000000"/>
          <w:sz w:val="22"/>
          <w:szCs w:val="22"/>
        </w:rPr>
        <w:t>Gt C yr</w:t>
      </w:r>
      <w:r w:rsidRPr="00AD7D75">
        <w:rPr>
          <w:rFonts w:asciiTheme="minorHAnsi" w:hAnsiTheme="minorHAnsi" w:cstheme="minorHAnsi"/>
          <w:color w:val="000000"/>
          <w:sz w:val="22"/>
          <w:szCs w:val="22"/>
          <w:vertAlign w:val="superscript"/>
        </w:rPr>
        <w:t>-1</w:t>
      </w:r>
      <w:r w:rsidRPr="00AD7D75">
        <w:rPr>
          <w:rFonts w:asciiTheme="minorHAnsi" w:eastAsia="Times New Roman" w:hAnsiTheme="minorHAnsi" w:cstheme="minorHAnsi"/>
          <w:color w:val="000000"/>
          <w:sz w:val="22"/>
          <w:szCs w:val="22"/>
        </w:rPr>
        <w:t xml:space="preserve"> thereby substantially slowing the rate of increase of atmospheric CO</w:t>
      </w:r>
      <w:r w:rsidRPr="00AD7D75">
        <w:rPr>
          <w:rFonts w:asciiTheme="minorHAnsi" w:eastAsia="Times New Roman" w:hAnsiTheme="minorHAnsi" w:cstheme="minorHAnsi"/>
          <w:color w:val="000000"/>
          <w:sz w:val="22"/>
          <w:szCs w:val="22"/>
          <w:vertAlign w:val="subscript"/>
        </w:rPr>
        <w:t>2</w:t>
      </w:r>
      <w:r w:rsidRPr="00AD7D75">
        <w:rPr>
          <w:rFonts w:asciiTheme="minorHAnsi" w:eastAsia="Times New Roman" w:hAnsiTheme="minorHAnsi" w:cstheme="minorHAnsi"/>
          <w:color w:val="000000"/>
          <w:sz w:val="22"/>
          <w:szCs w:val="22"/>
        </w:rPr>
        <w:t xml:space="preserve">.     </w:t>
      </w:r>
    </w:p>
    <w:p w14:paraId="0B230AB8" w14:textId="77777777" w:rsidR="00AD7D75" w:rsidRPr="00AD7D75" w:rsidRDefault="00AD7D75" w:rsidP="00AD7D75">
      <w:pPr>
        <w:ind w:firstLine="720"/>
        <w:rPr>
          <w:rFonts w:asciiTheme="minorHAnsi" w:eastAsia="Times New Roman" w:hAnsiTheme="minorHAnsi" w:cstheme="minorHAnsi"/>
          <w:color w:val="000000"/>
          <w:sz w:val="22"/>
          <w:szCs w:val="22"/>
        </w:rPr>
      </w:pPr>
    </w:p>
    <w:p w14:paraId="5A5EF08F" w14:textId="77777777" w:rsidR="00AD7D75" w:rsidRPr="00AD7D75" w:rsidRDefault="00AD7D75" w:rsidP="00AD7D75">
      <w:pPr>
        <w:rPr>
          <w:rFonts w:ascii="Helvetica" w:eastAsia="Times New Roman" w:hAnsi="Helvetica"/>
          <w:color w:val="000000"/>
          <w:sz w:val="18"/>
          <w:szCs w:val="18"/>
        </w:rPr>
      </w:pPr>
    </w:p>
    <w:p w14:paraId="073F953D" w14:textId="77777777" w:rsidR="00AD7D75" w:rsidRPr="00B81FC6" w:rsidRDefault="00AD7D75" w:rsidP="00AD7D75">
      <w:pPr>
        <w:rPr>
          <w:rFonts w:ascii="Helvetica" w:eastAsia="Times New Roman" w:hAnsi="Helvetica"/>
          <w:color w:val="0070C0"/>
          <w:sz w:val="18"/>
          <w:szCs w:val="18"/>
        </w:rPr>
      </w:pPr>
      <w:r w:rsidRPr="001F5D3F">
        <w:rPr>
          <w:rFonts w:ascii="Helvetica" w:eastAsia="Times New Roman" w:hAnsi="Helvetica"/>
          <w:noProof/>
          <w:color w:val="0070C0"/>
          <w:sz w:val="18"/>
          <w:szCs w:val="18"/>
        </w:rPr>
        <w:drawing>
          <wp:inline distT="0" distB="0" distL="0" distR="0" wp14:anchorId="5D58B2E7" wp14:editId="2ED43A1C">
            <wp:extent cx="5943600" cy="4598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98670"/>
                    </a:xfrm>
                    <a:prstGeom prst="rect">
                      <a:avLst/>
                    </a:prstGeom>
                  </pic:spPr>
                </pic:pic>
              </a:graphicData>
            </a:graphic>
          </wp:inline>
        </w:drawing>
      </w:r>
    </w:p>
    <w:p w14:paraId="2D4CFF3B" w14:textId="77777777" w:rsidR="00AD7D75" w:rsidRPr="00B65662" w:rsidRDefault="00A45138" w:rsidP="00AD7D75">
      <w:pPr>
        <w:rPr>
          <w:rFonts w:ascii="Helvetica" w:eastAsia="Times New Roman" w:hAnsi="Helvetica"/>
          <w:color w:val="5B9BD5" w:themeColor="accent1"/>
          <w:sz w:val="18"/>
          <w:szCs w:val="18"/>
        </w:rPr>
      </w:pPr>
      <w:r w:rsidRPr="00A45138">
        <w:rPr>
          <w:rFonts w:asciiTheme="minorHAnsi" w:eastAsia="Times New Roman" w:hAnsiTheme="minorHAnsi" w:cstheme="minorHAnsi"/>
          <w:b/>
          <w:sz w:val="22"/>
          <w:szCs w:val="22"/>
        </w:rPr>
        <w:t>Figure 2</w:t>
      </w:r>
      <w:r w:rsidR="00AD7D75" w:rsidRPr="00A45138">
        <w:rPr>
          <w:rFonts w:asciiTheme="minorHAnsi" w:eastAsia="Times New Roman" w:hAnsiTheme="minorHAnsi" w:cstheme="minorHAnsi"/>
          <w:b/>
          <w:sz w:val="22"/>
          <w:szCs w:val="22"/>
        </w:rPr>
        <w:t xml:space="preserve"> | </w:t>
      </w:r>
      <w:r w:rsidR="00AD7D75" w:rsidRPr="00A45138">
        <w:rPr>
          <w:rFonts w:asciiTheme="minorHAnsi" w:eastAsia="Times New Roman" w:hAnsiTheme="minorHAnsi" w:cstheme="minorHAnsi"/>
          <w:sz w:val="22"/>
          <w:szCs w:val="22"/>
        </w:rPr>
        <w:t>The role of forests in the global carbon cycle</w:t>
      </w:r>
      <w:r w:rsidR="00AD7D75" w:rsidRPr="00A45138">
        <w:rPr>
          <w:rFonts w:asciiTheme="minorHAnsi" w:eastAsia="Times New Roman" w:hAnsiTheme="minorHAnsi" w:cstheme="minorHAnsi"/>
          <w:b/>
          <w:sz w:val="22"/>
          <w:szCs w:val="22"/>
        </w:rPr>
        <w:t xml:space="preserve">. </w:t>
      </w:r>
      <w:r w:rsidR="00AD7D75" w:rsidRPr="00A45138">
        <w:rPr>
          <w:rFonts w:asciiTheme="minorHAnsi" w:eastAsia="Times New Roman" w:hAnsiTheme="minorHAnsi" w:cstheme="minorHAnsi"/>
          <w:sz w:val="22"/>
          <w:szCs w:val="22"/>
        </w:rPr>
        <w:t>Values apply to the period 2000-2018</w:t>
      </w:r>
      <w:r w:rsidR="00AD7D75" w:rsidRPr="003B406E">
        <w:rPr>
          <w:rFonts w:ascii="Helvetica" w:eastAsia="Times New Roman" w:hAnsi="Helvetica"/>
          <w:color w:val="5B9BD5" w:themeColor="accent1"/>
          <w:sz w:val="18"/>
          <w:szCs w:val="18"/>
        </w:rPr>
        <w:t xml:space="preserve">. </w:t>
      </w:r>
    </w:p>
    <w:p w14:paraId="7DE84B81" w14:textId="77777777" w:rsidR="00AD7D75" w:rsidRPr="00AD7D75" w:rsidRDefault="00AD7D75" w:rsidP="00AD7D75">
      <w:pPr>
        <w:ind w:firstLine="720"/>
        <w:rPr>
          <w:rFonts w:asciiTheme="minorHAnsi" w:eastAsia="Times New Roman" w:hAnsiTheme="minorHAnsi" w:cstheme="minorHAnsi"/>
          <w:color w:val="000000"/>
          <w:sz w:val="22"/>
          <w:szCs w:val="22"/>
        </w:rPr>
      </w:pPr>
      <w:r w:rsidRPr="00AD7D75">
        <w:rPr>
          <w:rFonts w:asciiTheme="minorHAnsi" w:eastAsia="Times New Roman" w:hAnsiTheme="minorHAnsi" w:cstheme="minorHAnsi"/>
          <w:color w:val="000000"/>
          <w:sz w:val="22"/>
          <w:szCs w:val="22"/>
        </w:rPr>
        <w:lastRenderedPageBreak/>
        <w:t>Given their vital role in regulating atmospheric CO</w:t>
      </w:r>
      <w:r w:rsidRPr="00AD7D75">
        <w:rPr>
          <w:rFonts w:asciiTheme="minorHAnsi" w:eastAsia="Times New Roman" w:hAnsiTheme="minorHAnsi" w:cstheme="minorHAnsi"/>
          <w:color w:val="000000"/>
          <w:sz w:val="22"/>
          <w:szCs w:val="22"/>
          <w:vertAlign w:val="subscript"/>
        </w:rPr>
        <w:t>2</w:t>
      </w:r>
      <w:r w:rsidRPr="00AD7D75">
        <w:rPr>
          <w:rFonts w:asciiTheme="minorHAnsi" w:eastAsia="Times New Roman" w:hAnsiTheme="minorHAnsi" w:cstheme="minorHAnsi"/>
          <w:color w:val="000000"/>
          <w:sz w:val="22"/>
          <w:szCs w:val="22"/>
        </w:rPr>
        <w:t>, the future of Earth’s forests will strongly influence the course of climate change. If forests globally respond to the suite of contemporary and future global change drivers—including elevated CO</w:t>
      </w:r>
      <w:r w:rsidRPr="00AD7D75">
        <w:rPr>
          <w:rFonts w:asciiTheme="minorHAnsi" w:eastAsia="Times New Roman" w:hAnsiTheme="minorHAnsi" w:cstheme="minorHAnsi"/>
          <w:color w:val="000000"/>
          <w:sz w:val="22"/>
          <w:szCs w:val="22"/>
          <w:vertAlign w:val="subscript"/>
        </w:rPr>
        <w:t>2</w:t>
      </w:r>
      <w:r w:rsidRPr="00AD7D75">
        <w:rPr>
          <w:rFonts w:asciiTheme="minorHAnsi" w:eastAsia="Times New Roman" w:hAnsiTheme="minorHAnsi" w:cstheme="minorHAnsi"/>
          <w:color w:val="000000"/>
          <w:sz w:val="22"/>
          <w:szCs w:val="22"/>
        </w:rPr>
        <w:t>, climate change, and atmospheric deposition—with increased productivity and net biomass increases, they could continue to act as a significant buffer against anthropogenic emissions. In contrast, if factors such as higher temperatures and drought stress lead to net C losses, the C sink of forests could be lost and even reversed. Global coupled climate models vary substantially in predictions regarding the future of the global forest C sink, with uncertainty exceeding current annual anthropogenic CO</w:t>
      </w:r>
      <w:r w:rsidRPr="00AD7D75">
        <w:rPr>
          <w:rFonts w:asciiTheme="minorHAnsi" w:eastAsia="Times New Roman" w:hAnsiTheme="minorHAnsi" w:cstheme="minorHAnsi"/>
          <w:color w:val="000000"/>
          <w:sz w:val="22"/>
          <w:szCs w:val="22"/>
          <w:vertAlign w:val="subscript"/>
        </w:rPr>
        <w:t>2</w:t>
      </w:r>
      <w:r w:rsidRPr="00AD7D75">
        <w:rPr>
          <w:rFonts w:asciiTheme="minorHAnsi" w:eastAsia="Times New Roman" w:hAnsiTheme="minorHAnsi" w:cstheme="minorHAnsi"/>
          <w:color w:val="000000"/>
          <w:sz w:val="22"/>
          <w:szCs w:val="22"/>
        </w:rPr>
        <w:t xml:space="preserve"> emission</w:t>
      </w:r>
      <w:r>
        <w:rPr>
          <w:rFonts w:asciiTheme="minorHAnsi" w:eastAsia="Times New Roman" w:hAnsiTheme="minorHAnsi" w:cstheme="minorHAnsi"/>
          <w:color w:val="000000"/>
          <w:sz w:val="22"/>
          <w:szCs w:val="22"/>
        </w:rPr>
        <w:t>s</w:t>
      </w:r>
      <w:r w:rsidRPr="00AD7D75">
        <w:rPr>
          <w:rFonts w:asciiTheme="minorHAnsi" w:eastAsia="Times New Roman" w:hAnsiTheme="minorHAnsi" w:cstheme="minorHAnsi"/>
          <w:color w:val="000000"/>
          <w:sz w:val="22"/>
          <w:szCs w:val="22"/>
        </w:rPr>
        <w:t>. Anthropogenic land use decisions will also strongly influence the future course of atmospheric CO</w:t>
      </w:r>
      <w:r w:rsidRPr="00AD7D75">
        <w:rPr>
          <w:rFonts w:asciiTheme="minorHAnsi" w:eastAsia="Times New Roman" w:hAnsiTheme="minorHAnsi" w:cstheme="minorHAnsi"/>
          <w:color w:val="000000"/>
          <w:sz w:val="22"/>
          <w:szCs w:val="22"/>
          <w:vertAlign w:val="subscript"/>
        </w:rPr>
        <w:t>2</w:t>
      </w:r>
      <w:r w:rsidRPr="00AD7D75">
        <w:rPr>
          <w:rFonts w:asciiTheme="minorHAnsi" w:eastAsia="Times New Roman" w:hAnsiTheme="minorHAnsi" w:cstheme="minorHAnsi"/>
          <w:color w:val="000000"/>
          <w:sz w:val="22"/>
          <w:szCs w:val="22"/>
        </w:rPr>
        <w:t>. In the absence of measures to reduce deforestation, this will continue to be a significant component of anthropogenic CO</w:t>
      </w:r>
      <w:r w:rsidRPr="00AD7D75">
        <w:rPr>
          <w:rFonts w:asciiTheme="minorHAnsi" w:eastAsia="Times New Roman" w:hAnsiTheme="minorHAnsi" w:cstheme="minorHAnsi"/>
          <w:color w:val="000000"/>
          <w:sz w:val="22"/>
          <w:szCs w:val="22"/>
          <w:vertAlign w:val="subscript"/>
        </w:rPr>
        <w:t>2</w:t>
      </w:r>
      <w:r w:rsidRPr="00AD7D75">
        <w:rPr>
          <w:rFonts w:asciiTheme="minorHAnsi" w:eastAsia="Times New Roman" w:hAnsiTheme="minorHAnsi" w:cstheme="minorHAnsi"/>
          <w:color w:val="000000"/>
          <w:sz w:val="22"/>
          <w:szCs w:val="22"/>
        </w:rPr>
        <w:t xml:space="preserve"> emissions. On the other hand, forest conservation and reforestation hold strong potential to help stabilize and eventually reduce total anthropogenic CO</w:t>
      </w:r>
      <w:r w:rsidRPr="00AD7D75">
        <w:rPr>
          <w:rFonts w:asciiTheme="minorHAnsi" w:eastAsia="Times New Roman" w:hAnsiTheme="minorHAnsi" w:cstheme="minorHAnsi"/>
          <w:color w:val="000000"/>
          <w:sz w:val="22"/>
          <w:szCs w:val="22"/>
          <w:vertAlign w:val="subscript"/>
        </w:rPr>
        <w:t>2</w:t>
      </w:r>
      <w:r w:rsidRPr="00AD7D75">
        <w:rPr>
          <w:rFonts w:asciiTheme="minorHAnsi" w:eastAsia="Times New Roman" w:hAnsiTheme="minorHAnsi" w:cstheme="minorHAnsi"/>
          <w:color w:val="000000"/>
          <w:sz w:val="22"/>
          <w:szCs w:val="22"/>
        </w:rPr>
        <w:t xml:space="preserve"> </w:t>
      </w:r>
      <w:r>
        <w:rPr>
          <w:rFonts w:asciiTheme="minorHAnsi" w:eastAsia="Times New Roman" w:hAnsiTheme="minorHAnsi" w:cstheme="minorHAnsi"/>
          <w:color w:val="000000"/>
          <w:sz w:val="22"/>
          <w:szCs w:val="22"/>
        </w:rPr>
        <w:t>emissions</w:t>
      </w:r>
      <w:r w:rsidRPr="00AD7D75">
        <w:rPr>
          <w:rFonts w:asciiTheme="minorHAnsi" w:eastAsia="Times New Roman" w:hAnsiTheme="minorHAnsi" w:cstheme="minorHAnsi"/>
          <w:color w:val="000000"/>
          <w:sz w:val="22"/>
          <w:szCs w:val="22"/>
        </w:rPr>
        <w:t xml:space="preserve"> and thereby contribute towards the goals of the </w:t>
      </w:r>
      <w:r w:rsidRPr="00E876BC">
        <w:rPr>
          <w:rFonts w:asciiTheme="minorHAnsi" w:eastAsia="Times New Roman" w:hAnsiTheme="minorHAnsi" w:cstheme="minorHAnsi"/>
          <w:b/>
          <w:color w:val="000000"/>
          <w:sz w:val="22"/>
          <w:szCs w:val="22"/>
        </w:rPr>
        <w:t>Paris Climate Agreement</w:t>
      </w:r>
      <w:r w:rsidRPr="00AD7D75">
        <w:rPr>
          <w:rFonts w:asciiTheme="minorHAnsi" w:eastAsia="Times New Roman" w:hAnsiTheme="minorHAnsi" w:cstheme="minorHAnsi"/>
          <w:color w:val="000000"/>
          <w:sz w:val="22"/>
          <w:szCs w:val="22"/>
        </w:rPr>
        <w:t xml:space="preserve">. Indeed, forest-based climate mitigation was a key component of Paris Climate Agreement commitments, totaling approximately one-fourth of nations’ </w:t>
      </w:r>
      <w:r>
        <w:rPr>
          <w:rFonts w:asciiTheme="minorHAnsi" w:eastAsia="Times New Roman" w:hAnsiTheme="minorHAnsi" w:cstheme="minorHAnsi"/>
          <w:color w:val="000000"/>
          <w:sz w:val="22"/>
          <w:szCs w:val="22"/>
        </w:rPr>
        <w:t xml:space="preserve">planned emissions reductions. </w:t>
      </w:r>
      <w:r w:rsidRPr="00AD7D75">
        <w:rPr>
          <w:rFonts w:asciiTheme="minorHAnsi" w:eastAsia="Times New Roman" w:hAnsiTheme="minorHAnsi" w:cstheme="minorHAnsi"/>
          <w:color w:val="000000"/>
          <w:sz w:val="22"/>
          <w:szCs w:val="22"/>
        </w:rPr>
        <w:t>Thus, forest will strongly influence the future course of climate change both through their responses to global change and through forest-related anthropogenic land use decisions.</w:t>
      </w:r>
    </w:p>
    <w:p w14:paraId="53A5823B" w14:textId="77777777" w:rsidR="00AD7D75" w:rsidRPr="00AD7D75" w:rsidRDefault="00AD7D75" w:rsidP="00AD7D75">
      <w:pPr>
        <w:rPr>
          <w:rFonts w:asciiTheme="minorHAnsi" w:eastAsia="Times New Roman" w:hAnsiTheme="minorHAnsi" w:cstheme="minorHAnsi"/>
          <w:color w:val="000000"/>
          <w:sz w:val="22"/>
          <w:szCs w:val="22"/>
        </w:rPr>
      </w:pPr>
    </w:p>
    <w:p w14:paraId="0F8200B5" w14:textId="77777777" w:rsidR="00AD7D75" w:rsidRDefault="00AD7D75" w:rsidP="00AD7D75">
      <w:pPr>
        <w:ind w:firstLine="720"/>
        <w:rPr>
          <w:rFonts w:asciiTheme="minorHAnsi" w:eastAsia="Times New Roman" w:hAnsiTheme="minorHAnsi" w:cstheme="minorHAnsi"/>
          <w:color w:val="000000"/>
          <w:sz w:val="22"/>
          <w:szCs w:val="22"/>
        </w:rPr>
      </w:pPr>
      <w:r w:rsidRPr="00AD7D75">
        <w:rPr>
          <w:rFonts w:asciiTheme="minorHAnsi" w:eastAsia="Times New Roman" w:hAnsiTheme="minorHAnsi" w:cstheme="minorHAnsi"/>
          <w:color w:val="000000"/>
          <w:sz w:val="22"/>
          <w:szCs w:val="22"/>
        </w:rPr>
        <w:t>While forests will play a critical role in the future course of climate change, there remain significant uncertainties as to current and future C cycling the world’s forests. Recent studies attempting to quantify the role of forests in the global C cycle have been hampered by insufficient data on regrowth rates of tropical forests worldwide, C in non-living pools (i.e., dead wood, litter, soil), and source/sink status of forests in some regions. A relative dearth of data on C cycling in secondary fores</w:t>
      </w:r>
      <w:r>
        <w:rPr>
          <w:rFonts w:asciiTheme="minorHAnsi" w:eastAsia="Times New Roman" w:hAnsiTheme="minorHAnsi" w:cstheme="minorHAnsi"/>
          <w:color w:val="000000"/>
          <w:sz w:val="22"/>
          <w:szCs w:val="22"/>
        </w:rPr>
        <w:t>ts, particularly in the tropics</w:t>
      </w:r>
      <w:r w:rsidRPr="00AD7D75">
        <w:rPr>
          <w:rFonts w:asciiTheme="minorHAnsi" w:eastAsia="Times New Roman" w:hAnsiTheme="minorHAnsi" w:cstheme="minorHAnsi"/>
          <w:color w:val="000000"/>
          <w:sz w:val="22"/>
          <w:szCs w:val="22"/>
        </w:rPr>
        <w:t xml:space="preserve"> is problematic in that almost 2/3 of the world’s forests were secondary as of 2010 </w:t>
      </w:r>
      <w:r w:rsidRPr="00AD7D75">
        <w:rPr>
          <w:rFonts w:asciiTheme="minorHAnsi" w:eastAsia="Times New Roman" w:hAnsiTheme="minorHAnsi" w:cstheme="minorHAnsi"/>
          <w:color w:val="000000"/>
          <w:sz w:val="22"/>
          <w:szCs w:val="22"/>
        </w:rPr>
        <w:fldChar w:fldCharType="begin"/>
      </w:r>
      <w:r w:rsidRPr="00AD7D75">
        <w:rPr>
          <w:rFonts w:asciiTheme="minorHAnsi" w:eastAsia="Times New Roman" w:hAnsiTheme="minorHAnsi" w:cstheme="minorHAnsi"/>
          <w:color w:val="000000"/>
          <w:sz w:val="22"/>
          <w:szCs w:val="22"/>
        </w:rPr>
        <w:instrText xml:space="preserve"> ADDIN ZOTERO_ITEM CSL_CITATION {"citationID":"LLcBozEB","properties":{"formattedCitation":"(FAO 2010)","plainCitation":"(FAO 2010)","noteIndex":0},"citationItems":[{"id":4190,"uris":["http://zotero.org/users/729306/items/KAXBRJJE"],"uri":["http://zotero.org/users/729306/items/KAXBRJJE"],"itemData":{"id":4190,"type":"report","title":"Global Forest Resources Assessment 2010","publisher":"Food and Agriculture Organization of the United Nations","publisher-place":"Rome, Italy","page":"378","event-place":"Rome, Italy","number":"FAO Forestry Paper No. 163","author":[{"family":"FAO","given":""}],"issued":{"date-parts":[["2010"]]}}}],"schema":"https://github.com/citation-style-language/schema/raw/master/csl-citation.json"} </w:instrText>
      </w:r>
      <w:r w:rsidRPr="00AD7D75">
        <w:rPr>
          <w:rFonts w:asciiTheme="minorHAnsi" w:eastAsia="Times New Roman" w:hAnsiTheme="minorHAnsi" w:cstheme="minorHAnsi"/>
          <w:color w:val="000000"/>
          <w:sz w:val="22"/>
          <w:szCs w:val="22"/>
        </w:rPr>
        <w:fldChar w:fldCharType="separate"/>
      </w:r>
      <w:r w:rsidRPr="00AD7D75">
        <w:rPr>
          <w:rFonts w:asciiTheme="minorHAnsi" w:eastAsia="Times New Roman" w:hAnsiTheme="minorHAnsi" w:cstheme="minorHAnsi"/>
          <w:noProof/>
          <w:color w:val="000000"/>
          <w:sz w:val="22"/>
          <w:szCs w:val="22"/>
        </w:rPr>
        <w:t>(FAO 2010)</w:t>
      </w:r>
      <w:r w:rsidRPr="00AD7D75">
        <w:rPr>
          <w:rFonts w:asciiTheme="minorHAnsi" w:eastAsia="Times New Roman" w:hAnsiTheme="minorHAnsi" w:cstheme="minorHAnsi"/>
          <w:color w:val="000000"/>
          <w:sz w:val="22"/>
          <w:szCs w:val="22"/>
        </w:rPr>
        <w:fldChar w:fldCharType="end"/>
      </w:r>
      <w:r w:rsidRPr="00AD7D75">
        <w:rPr>
          <w:rFonts w:asciiTheme="minorHAnsi" w:eastAsia="Times New Roman" w:hAnsiTheme="minorHAnsi" w:cstheme="minorHAnsi"/>
          <w:color w:val="000000"/>
          <w:sz w:val="22"/>
          <w:szCs w:val="22"/>
        </w:rPr>
        <w:t>, implying an under-filled need to characterize age-related trends in forest C cycling. Moreover, as discussed above, model representation of forest responses to global change remain highly uncertain, with efforts to reduce model uncertainty in part limited by availability of appropriate benchmark data. Tens of thousands of published forest C measurements provide a wealth of data that could contribute to large-scale analyses and syntheses, as well as model evaluation, and there has been much recent progress in compiling these data into intermediate- sized databases, typically fo</w:t>
      </w:r>
      <w:r>
        <w:rPr>
          <w:rFonts w:asciiTheme="minorHAnsi" w:eastAsia="Times New Roman" w:hAnsiTheme="minorHAnsi" w:cstheme="minorHAnsi"/>
          <w:color w:val="000000"/>
          <w:sz w:val="22"/>
          <w:szCs w:val="22"/>
        </w:rPr>
        <w:t>cused on one or a few variables</w:t>
      </w:r>
      <w:r w:rsidRPr="00AD7D75">
        <w:rPr>
          <w:rFonts w:asciiTheme="minorHAnsi" w:eastAsia="Times New Roman" w:hAnsiTheme="minorHAnsi" w:cstheme="minorHAnsi"/>
          <w:color w:val="000000"/>
          <w:sz w:val="22"/>
          <w:szCs w:val="22"/>
        </w:rPr>
        <w:t xml:space="preserve">. However, global scale analyses covering multiple components of forest C cycles—particularly those focused on regrowth forests or requiring data on stand history—have remained limited by the distribution of data across a myriad original publications or data compilations, with variation in data formats, units, measurement methods, etc. </w:t>
      </w:r>
    </w:p>
    <w:p w14:paraId="0961C91E" w14:textId="77777777" w:rsidR="008F38FD" w:rsidRPr="00AD7D75" w:rsidRDefault="008F38FD" w:rsidP="00AD7D75">
      <w:pPr>
        <w:ind w:firstLine="720"/>
        <w:rPr>
          <w:rFonts w:asciiTheme="minorHAnsi" w:eastAsia="Times New Roman" w:hAnsiTheme="minorHAnsi" w:cstheme="minorHAnsi"/>
          <w:color w:val="000000"/>
          <w:sz w:val="22"/>
          <w:szCs w:val="22"/>
        </w:rPr>
      </w:pPr>
    </w:p>
    <w:p w14:paraId="076D4191" w14:textId="77777777" w:rsidR="00AD7D75" w:rsidRDefault="00AD7D75" w:rsidP="00AD7D75">
      <w:pPr>
        <w:ind w:firstLine="720"/>
        <w:rPr>
          <w:rFonts w:asciiTheme="minorHAnsi" w:eastAsia="Times New Roman" w:hAnsiTheme="minorHAnsi" w:cstheme="minorHAnsi"/>
          <w:color w:val="000000"/>
          <w:sz w:val="22"/>
          <w:szCs w:val="22"/>
        </w:rPr>
      </w:pPr>
      <w:r w:rsidRPr="00AD7D75">
        <w:rPr>
          <w:rFonts w:asciiTheme="minorHAnsi" w:eastAsia="Times New Roman" w:hAnsiTheme="minorHAnsi" w:cstheme="minorHAnsi"/>
          <w:color w:val="000000"/>
          <w:sz w:val="22"/>
          <w:szCs w:val="22"/>
        </w:rPr>
        <w:t>To facilitate global-scale analyses of forest C cycling, we have developed an open-access Global Forest Carbon database, ForC</w:t>
      </w:r>
      <w:r w:rsidRPr="00AD7D75">
        <w:rPr>
          <w:rFonts w:asciiTheme="minorHAnsi" w:eastAsia="Times New Roman" w:hAnsiTheme="minorHAnsi" w:cstheme="minorHAnsi"/>
          <w:b/>
          <w:color w:val="000000"/>
          <w:sz w:val="22"/>
          <w:szCs w:val="22"/>
        </w:rPr>
        <w:t xml:space="preserve"> </w:t>
      </w:r>
      <w:r w:rsidRPr="00AD7D75">
        <w:rPr>
          <w:rFonts w:asciiTheme="minorHAnsi" w:eastAsia="Times New Roman" w:hAnsiTheme="minorHAnsi" w:cstheme="minorHAnsi"/>
          <w:color w:val="000000"/>
          <w:sz w:val="22"/>
          <w:szCs w:val="22"/>
        </w:rPr>
        <w:t>(</w:t>
      </w:r>
      <w:hyperlink r:id="rId10" w:history="1">
        <w:r w:rsidRPr="00AD7D75">
          <w:rPr>
            <w:rStyle w:val="Hyperlink"/>
            <w:rFonts w:asciiTheme="minorHAnsi" w:eastAsia="Times New Roman" w:hAnsiTheme="minorHAnsi" w:cstheme="minorHAnsi"/>
            <w:sz w:val="22"/>
            <w:szCs w:val="22"/>
          </w:rPr>
          <w:t>https://github.com/forc-db/ForC</w:t>
        </w:r>
      </w:hyperlink>
      <w:r>
        <w:rPr>
          <w:rFonts w:asciiTheme="minorHAnsi" w:eastAsia="Times New Roman" w:hAnsiTheme="minorHAnsi" w:cstheme="minorHAnsi"/>
          <w:color w:val="000000"/>
          <w:sz w:val="22"/>
          <w:szCs w:val="22"/>
        </w:rPr>
        <w:t>)</w:t>
      </w:r>
      <w:r w:rsidRPr="00AD7D75">
        <w:rPr>
          <w:rFonts w:asciiTheme="minorHAnsi" w:eastAsia="Times New Roman" w:hAnsiTheme="minorHAnsi" w:cstheme="minorHAnsi"/>
          <w:b/>
          <w:color w:val="000000"/>
          <w:sz w:val="22"/>
          <w:szCs w:val="22"/>
        </w:rPr>
        <w:t>.</w:t>
      </w:r>
      <w:r w:rsidRPr="00AD7D75">
        <w:rPr>
          <w:rFonts w:asciiTheme="minorHAnsi" w:eastAsia="Times New Roman" w:hAnsiTheme="minorHAnsi" w:cstheme="minorHAnsi"/>
          <w:color w:val="000000"/>
          <w:sz w:val="22"/>
          <w:szCs w:val="22"/>
        </w:rPr>
        <w:t xml:space="preserve"> ForC contains data on forest ecosystem C stocks and annual fluxes (&gt;50 variables) and associated data required for interpretation (e.g., stand history, measurement methods) amalgamated from numerous previous data compilations and directly from original publications. ForC currently contains records from </w:t>
      </w:r>
      <w:r>
        <w:rPr>
          <w:rFonts w:asciiTheme="minorHAnsi" w:eastAsia="Times New Roman" w:hAnsiTheme="minorHAnsi" w:cstheme="minorHAnsi"/>
          <w:color w:val="000000"/>
          <w:sz w:val="22"/>
          <w:szCs w:val="22"/>
        </w:rPr>
        <w:t>plots and</w:t>
      </w:r>
      <w:r w:rsidRPr="00AD7D75">
        <w:rPr>
          <w:rFonts w:asciiTheme="minorHAnsi" w:eastAsia="Times New Roman" w:hAnsiTheme="minorHAnsi" w:cstheme="minorHAnsi"/>
          <w:color w:val="000000"/>
          <w:sz w:val="22"/>
          <w:szCs w:val="22"/>
        </w:rPr>
        <w:t xml:space="preserve"> distinct geographic areas representing all forested biogeographic and climate zones. </w:t>
      </w:r>
    </w:p>
    <w:p w14:paraId="05791DF6" w14:textId="77777777" w:rsidR="00A45138" w:rsidRDefault="00A45138" w:rsidP="00A45138">
      <w:pPr>
        <w:rPr>
          <w:rFonts w:asciiTheme="minorHAnsi" w:eastAsia="Times New Roman" w:hAnsiTheme="minorHAnsi" w:cstheme="minorHAnsi"/>
          <w:color w:val="000000"/>
          <w:sz w:val="22"/>
          <w:szCs w:val="22"/>
        </w:rPr>
      </w:pPr>
    </w:p>
    <w:p w14:paraId="127F2862" w14:textId="77777777" w:rsidR="00A45138" w:rsidRDefault="00A45138" w:rsidP="00A45138">
      <w:pPr>
        <w:rPr>
          <w:rFonts w:asciiTheme="minorHAnsi" w:eastAsia="Times New Roman" w:hAnsiTheme="minorHAnsi" w:cstheme="minorHAnsi"/>
          <w:color w:val="000000"/>
          <w:sz w:val="22"/>
          <w:szCs w:val="22"/>
        </w:rPr>
      </w:pPr>
    </w:p>
    <w:p w14:paraId="333CEC0D" w14:textId="77777777" w:rsidR="00A45138" w:rsidRDefault="00A45138" w:rsidP="00A45138">
      <w:pPr>
        <w:rPr>
          <w:rFonts w:asciiTheme="minorHAnsi" w:eastAsia="Times New Roman" w:hAnsiTheme="minorHAnsi" w:cstheme="minorHAnsi"/>
          <w:color w:val="000000"/>
          <w:sz w:val="22"/>
          <w:szCs w:val="22"/>
        </w:rPr>
      </w:pPr>
    </w:p>
    <w:p w14:paraId="43388E42" w14:textId="77777777" w:rsidR="00A45138" w:rsidRDefault="00A45138" w:rsidP="00A45138">
      <w:pPr>
        <w:rPr>
          <w:rFonts w:asciiTheme="minorHAnsi" w:eastAsia="Times New Roman" w:hAnsiTheme="minorHAnsi" w:cstheme="minorHAnsi"/>
          <w:color w:val="000000"/>
          <w:sz w:val="22"/>
          <w:szCs w:val="22"/>
        </w:rPr>
      </w:pPr>
    </w:p>
    <w:p w14:paraId="6BB64427" w14:textId="77777777" w:rsidR="00A45138" w:rsidRDefault="00A45138" w:rsidP="00A45138">
      <w:pPr>
        <w:rPr>
          <w:rFonts w:asciiTheme="minorHAnsi" w:eastAsia="Times New Roman" w:hAnsiTheme="minorHAnsi" w:cstheme="minorHAnsi"/>
          <w:color w:val="000000"/>
          <w:sz w:val="22"/>
          <w:szCs w:val="22"/>
        </w:rPr>
      </w:pPr>
    </w:p>
    <w:p w14:paraId="4A6185A0" w14:textId="77777777" w:rsidR="00A45138" w:rsidRDefault="00A45138" w:rsidP="00A45138">
      <w:pPr>
        <w:rPr>
          <w:rFonts w:asciiTheme="minorHAnsi" w:eastAsia="Times New Roman" w:hAnsiTheme="minorHAnsi" w:cstheme="minorHAnsi"/>
          <w:color w:val="000000"/>
          <w:sz w:val="22"/>
          <w:szCs w:val="22"/>
        </w:rPr>
      </w:pPr>
    </w:p>
    <w:p w14:paraId="1A5035E7" w14:textId="77777777" w:rsidR="008F38FD" w:rsidRDefault="008F38FD" w:rsidP="00AD7D75">
      <w:pPr>
        <w:ind w:firstLine="720"/>
        <w:rPr>
          <w:rFonts w:asciiTheme="minorHAnsi" w:eastAsia="Times New Roman" w:hAnsiTheme="minorHAnsi" w:cstheme="minorHAnsi"/>
          <w:color w:val="000000"/>
          <w:sz w:val="22"/>
          <w:szCs w:val="22"/>
        </w:rPr>
      </w:pPr>
    </w:p>
    <w:p w14:paraId="12308C2E" w14:textId="77777777" w:rsidR="007D73E1" w:rsidRPr="00AD7D75" w:rsidRDefault="007D73E1" w:rsidP="00AD7D75">
      <w:pPr>
        <w:ind w:firstLine="720"/>
        <w:rPr>
          <w:rFonts w:asciiTheme="minorHAnsi" w:eastAsia="Times New Roman" w:hAnsiTheme="minorHAnsi" w:cstheme="minorHAnsi"/>
          <w:color w:val="000000"/>
          <w:sz w:val="22"/>
          <w:szCs w:val="22"/>
        </w:rPr>
      </w:pPr>
    </w:p>
    <w:p w14:paraId="6B7E6918" w14:textId="77777777" w:rsidR="00A45138" w:rsidRPr="00A45138" w:rsidRDefault="00A45138" w:rsidP="00A45138">
      <w:pPr>
        <w:spacing w:line="360" w:lineRule="auto"/>
        <w:rPr>
          <w:rFonts w:asciiTheme="minorHAnsi" w:hAnsiTheme="minorHAnsi" w:cstheme="minorHAnsi"/>
          <w:b/>
          <w:sz w:val="22"/>
          <w:szCs w:val="22"/>
        </w:rPr>
      </w:pPr>
      <w:r w:rsidRPr="00A45138">
        <w:rPr>
          <w:rFonts w:asciiTheme="minorHAnsi" w:hAnsiTheme="minorHAnsi" w:cstheme="minorHAnsi"/>
          <w:b/>
          <w:sz w:val="22"/>
          <w:szCs w:val="22"/>
        </w:rPr>
        <w:lastRenderedPageBreak/>
        <w:t>ForC Introduction:</w:t>
      </w:r>
      <w:r w:rsidR="00C80E21">
        <w:rPr>
          <w:rFonts w:asciiTheme="minorHAnsi" w:hAnsiTheme="minorHAnsi" w:cstheme="minorHAnsi"/>
          <w:b/>
          <w:sz w:val="22"/>
          <w:szCs w:val="22"/>
        </w:rPr>
        <w:t xml:space="preserve"> (</w:t>
      </w:r>
      <w:hyperlink r:id="rId11" w:history="1">
        <w:r w:rsidR="00C80E21" w:rsidRPr="00C14B3C">
          <w:rPr>
            <w:rStyle w:val="Hyperlink"/>
            <w:rFonts w:asciiTheme="minorHAnsi" w:hAnsiTheme="minorHAnsi" w:cstheme="minorHAnsi"/>
            <w:b/>
            <w:sz w:val="22"/>
            <w:szCs w:val="22"/>
          </w:rPr>
          <w:t>https://forc-db.github.io/</w:t>
        </w:r>
      </w:hyperlink>
      <w:r w:rsidR="00C80E21">
        <w:rPr>
          <w:rFonts w:asciiTheme="minorHAnsi" w:hAnsiTheme="minorHAnsi" w:cstheme="minorHAnsi"/>
          <w:b/>
          <w:sz w:val="22"/>
          <w:szCs w:val="22"/>
        </w:rPr>
        <w:t xml:space="preserve"> )</w:t>
      </w:r>
    </w:p>
    <w:p w14:paraId="6B92BA3F" w14:textId="77777777" w:rsidR="00A45138" w:rsidRDefault="00A45138" w:rsidP="00A45138">
      <w:pPr>
        <w:rPr>
          <w:rFonts w:asciiTheme="minorHAnsi" w:hAnsiTheme="minorHAnsi" w:cstheme="minorHAnsi"/>
          <w:sz w:val="22"/>
          <w:szCs w:val="22"/>
        </w:rPr>
      </w:pPr>
      <w:r w:rsidRPr="00A45138">
        <w:rPr>
          <w:rFonts w:asciiTheme="minorHAnsi" w:hAnsiTheme="minorHAnsi" w:cstheme="minorHAnsi"/>
          <w:sz w:val="22"/>
          <w:szCs w:val="22"/>
        </w:rPr>
        <w:tab/>
        <w:t>Forests play an influential role in the global carbon (C) cycle, storing roughly half of terrestrial C and annually exchanging with the atmosphere more than ten times the carbon dioxide (CO</w:t>
      </w:r>
      <w:r w:rsidRPr="00E876BC">
        <w:rPr>
          <w:rFonts w:asciiTheme="minorHAnsi" w:hAnsiTheme="minorHAnsi" w:cstheme="minorHAnsi"/>
          <w:sz w:val="22"/>
          <w:szCs w:val="22"/>
          <w:vertAlign w:val="subscript"/>
        </w:rPr>
        <w:t>2</w:t>
      </w:r>
      <w:r w:rsidRPr="00A45138">
        <w:rPr>
          <w:rFonts w:asciiTheme="minorHAnsi" w:hAnsiTheme="minorHAnsi" w:cstheme="minorHAnsi"/>
          <w:sz w:val="22"/>
          <w:szCs w:val="22"/>
        </w:rPr>
        <w:t xml:space="preserve">) emitted by anthropogenic activities. Yet, scaling up from ground-based measurements of forest C stocks and fluxes to understand global scale C cycling and its climate sensitivity remains an important challenge. Tens of thousands of forest C measurements have been made, but these data have yet to be integrated into a single database that makes them accessible for integrated analyses. Here we present an open-access global Forest Carbon database (ForC) containing records of ground-based measurements of ecosystem-level C stocks and annual fluxes, along with disturbance history and methodological information. ForC expands upon the previously published tropical portion of this database, </w:t>
      </w:r>
      <w:proofErr w:type="spellStart"/>
      <w:r w:rsidRPr="00A45138">
        <w:rPr>
          <w:rFonts w:asciiTheme="minorHAnsi" w:hAnsiTheme="minorHAnsi" w:cstheme="minorHAnsi"/>
          <w:sz w:val="22"/>
          <w:szCs w:val="22"/>
        </w:rPr>
        <w:t>TropForC</w:t>
      </w:r>
      <w:proofErr w:type="spellEnd"/>
      <w:r w:rsidRPr="00A45138">
        <w:rPr>
          <w:rFonts w:asciiTheme="minorHAnsi" w:hAnsiTheme="minorHAnsi" w:cstheme="minorHAnsi"/>
          <w:sz w:val="22"/>
          <w:szCs w:val="22"/>
        </w:rPr>
        <w:t xml:space="preserve"> (DOI: 10.5061/dryad.t516f), now including 17,505 records (previously 3,568) representing 2,731 plots (previously 845) in 827 geographically distinct areas. The database covers all forested biogeographic and climate zones, represents forest stands of all ages, and currently includes data collected between 1934 and 2015. We expect that ForC will prove useful for </w:t>
      </w:r>
      <w:proofErr w:type="spellStart"/>
      <w:r w:rsidRPr="00E876BC">
        <w:rPr>
          <w:rFonts w:asciiTheme="minorHAnsi" w:hAnsiTheme="minorHAnsi" w:cstheme="minorHAnsi"/>
          <w:b/>
          <w:sz w:val="22"/>
          <w:szCs w:val="22"/>
        </w:rPr>
        <w:t>macroecological</w:t>
      </w:r>
      <w:proofErr w:type="spellEnd"/>
      <w:r w:rsidRPr="00A45138">
        <w:rPr>
          <w:rFonts w:asciiTheme="minorHAnsi" w:hAnsiTheme="minorHAnsi" w:cstheme="minorHAnsi"/>
          <w:sz w:val="22"/>
          <w:szCs w:val="22"/>
        </w:rPr>
        <w:t xml:space="preserve"> analyses of forest C cycling, for evaluation of model predictions or remote sensing products, for quantifying the contribution of forests to the global C cycle, and for supporting international efforts to inventory forest carbon and greenhouse gas exchange. A dynamic version of ForC is maintained at on </w:t>
      </w:r>
      <w:proofErr w:type="spellStart"/>
      <w:r w:rsidRPr="00A45138">
        <w:rPr>
          <w:rFonts w:asciiTheme="minorHAnsi" w:hAnsiTheme="minorHAnsi" w:cstheme="minorHAnsi"/>
          <w:sz w:val="22"/>
          <w:szCs w:val="22"/>
        </w:rPr>
        <w:t>Github</w:t>
      </w:r>
      <w:proofErr w:type="spellEnd"/>
      <w:r w:rsidRPr="00A45138">
        <w:rPr>
          <w:rFonts w:asciiTheme="minorHAnsi" w:hAnsiTheme="minorHAnsi" w:cstheme="minorHAnsi"/>
          <w:sz w:val="22"/>
          <w:szCs w:val="22"/>
        </w:rPr>
        <w:t xml:space="preserve"> (</w:t>
      </w:r>
      <w:hyperlink r:id="rId12" w:history="1">
        <w:r w:rsidR="00C80E21" w:rsidRPr="00C14B3C">
          <w:rPr>
            <w:rStyle w:val="Hyperlink"/>
            <w:rFonts w:asciiTheme="minorHAnsi" w:hAnsiTheme="minorHAnsi" w:cstheme="minorHAnsi"/>
            <w:sz w:val="22"/>
            <w:szCs w:val="22"/>
          </w:rPr>
          <w:t>https://github.com/forc-db</w:t>
        </w:r>
      </w:hyperlink>
      <w:r w:rsidR="00C80E21">
        <w:rPr>
          <w:rFonts w:asciiTheme="minorHAnsi" w:hAnsiTheme="minorHAnsi" w:cstheme="minorHAnsi"/>
          <w:sz w:val="22"/>
          <w:szCs w:val="22"/>
        </w:rPr>
        <w:t xml:space="preserve"> </w:t>
      </w:r>
      <w:r w:rsidRPr="00A45138">
        <w:rPr>
          <w:rFonts w:asciiTheme="minorHAnsi" w:hAnsiTheme="minorHAnsi" w:cstheme="minorHAnsi"/>
          <w:sz w:val="22"/>
          <w:szCs w:val="22"/>
        </w:rPr>
        <w:t>), and we encourage the research community to collaborate in updating, correcting, expanding, and utilizing this database.</w:t>
      </w:r>
    </w:p>
    <w:p w14:paraId="76FFFEE4" w14:textId="77777777" w:rsidR="00A45138" w:rsidRDefault="00A45138" w:rsidP="00A45138">
      <w:pPr>
        <w:spacing w:line="360" w:lineRule="auto"/>
        <w:rPr>
          <w:rFonts w:asciiTheme="minorHAnsi" w:hAnsiTheme="minorHAnsi" w:cstheme="minorHAnsi"/>
          <w:sz w:val="22"/>
          <w:szCs w:val="22"/>
        </w:rPr>
      </w:pPr>
      <w:r w:rsidRPr="000E6A33">
        <w:rPr>
          <w:rFonts w:ascii="Times" w:hAnsi="Times"/>
          <w:b/>
          <w:noProof/>
          <w:color w:val="000000" w:themeColor="text1"/>
          <w:sz w:val="20"/>
          <w:szCs w:val="20"/>
        </w:rPr>
        <w:drawing>
          <wp:inline distT="0" distB="0" distL="0" distR="0" wp14:anchorId="1EC62295" wp14:editId="322982E0">
            <wp:extent cx="5943600" cy="35136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5943600" cy="3513627"/>
                    </a:xfrm>
                    <a:prstGeom prst="rect">
                      <a:avLst/>
                    </a:prstGeom>
                    <a:noFill/>
                    <a:ln>
                      <a:noFill/>
                    </a:ln>
                  </pic:spPr>
                </pic:pic>
              </a:graphicData>
            </a:graphic>
          </wp:inline>
        </w:drawing>
      </w:r>
    </w:p>
    <w:p w14:paraId="55E26258" w14:textId="77777777" w:rsidR="00A45138" w:rsidRPr="00A45138" w:rsidRDefault="00A45138" w:rsidP="00A45138">
      <w:pPr>
        <w:rPr>
          <w:rFonts w:asciiTheme="minorHAnsi" w:hAnsiTheme="minorHAnsi" w:cstheme="minorHAnsi"/>
          <w:sz w:val="22"/>
          <w:szCs w:val="22"/>
        </w:rPr>
      </w:pPr>
      <w:r w:rsidRPr="00A45138">
        <w:rPr>
          <w:rFonts w:asciiTheme="minorHAnsi" w:hAnsiTheme="minorHAnsi" w:cstheme="minorHAnsi"/>
          <w:b/>
          <w:sz w:val="22"/>
          <w:szCs w:val="22"/>
        </w:rPr>
        <w:t>Figure 3</w:t>
      </w:r>
      <w:r w:rsidRPr="00A45138">
        <w:rPr>
          <w:rFonts w:asciiTheme="minorHAnsi" w:hAnsiTheme="minorHAnsi" w:cstheme="minorHAnsi"/>
          <w:sz w:val="22"/>
          <w:szCs w:val="22"/>
        </w:rPr>
        <w:t xml:space="preserve"> | Geographical distributions of sites included in ForC. Symbols are colored according to the number of records from each site. Underlying map shows coverage of evergreen</w:t>
      </w:r>
      <w:r>
        <w:rPr>
          <w:rFonts w:asciiTheme="minorHAnsi" w:hAnsiTheme="minorHAnsi" w:cstheme="minorHAnsi"/>
          <w:sz w:val="22"/>
          <w:szCs w:val="22"/>
        </w:rPr>
        <w:t xml:space="preserve">, deciduous, and mixed forests and biogeographic zones. </w:t>
      </w:r>
      <w:r w:rsidRPr="00A45138">
        <w:rPr>
          <w:rFonts w:asciiTheme="minorHAnsi" w:hAnsiTheme="minorHAnsi" w:cstheme="minorHAnsi"/>
          <w:sz w:val="22"/>
          <w:szCs w:val="22"/>
        </w:rPr>
        <w:t>Distribution of sites, plots, and records among biogeographic zones is shown in the inset.</w:t>
      </w:r>
    </w:p>
    <w:sectPr w:rsidR="00A45138" w:rsidRPr="00A45138" w:rsidSect="00A45138">
      <w:headerReference w:type="first" r:id="rId14"/>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Kristina Anderson Teixeira" w:date="2018-08-22T13:37:00Z" w:initials="KAT">
    <w:p w14:paraId="212673D6" w14:textId="3CF55DDD" w:rsidR="00BD6DA8" w:rsidRDefault="00BD6DA8">
      <w:pPr>
        <w:pStyle w:val="CommentText"/>
      </w:pPr>
      <w:r>
        <w:rPr>
          <w:rStyle w:val="CommentReference"/>
        </w:rPr>
        <w:annotationRef/>
      </w:r>
      <w:r>
        <w:t>Too advanced?</w:t>
      </w:r>
      <w:bookmarkStart w:id="8" w:name="_GoBack"/>
      <w:bookmarkEnd w:id="8"/>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2673D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6E67FC" w14:textId="77777777" w:rsidR="00BD7015" w:rsidRDefault="00BD7015" w:rsidP="00AD7D75">
      <w:r>
        <w:separator/>
      </w:r>
    </w:p>
  </w:endnote>
  <w:endnote w:type="continuationSeparator" w:id="0">
    <w:p w14:paraId="14B798F3" w14:textId="77777777" w:rsidR="00BD7015" w:rsidRDefault="00BD7015" w:rsidP="00AD7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Segoe UI">
    <w:altName w:val="Calibri"/>
    <w:charset w:val="00"/>
    <w:family w:val="swiss"/>
    <w:pitch w:val="variable"/>
    <w:sig w:usb0="E4002EFF" w:usb1="C000E47F" w:usb2="00000009" w:usb3="00000000" w:csb0="000001FF" w:csb1="00000000"/>
  </w:font>
  <w:font w:name="Helvetica">
    <w:panose1 w:val="00000000000000000000"/>
    <w:charset w:val="00"/>
    <w:family w:val="swiss"/>
    <w:pitch w:val="variable"/>
    <w:sig w:usb0="E00002FF" w:usb1="5000785B" w:usb2="00000000" w:usb3="00000000" w:csb0="000001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932B65" w14:textId="77777777" w:rsidR="00BD7015" w:rsidRDefault="00BD7015" w:rsidP="00AD7D75">
      <w:r>
        <w:separator/>
      </w:r>
    </w:p>
  </w:footnote>
  <w:footnote w:type="continuationSeparator" w:id="0">
    <w:p w14:paraId="09D53D92" w14:textId="77777777" w:rsidR="00BD7015" w:rsidRDefault="00BD7015" w:rsidP="00AD7D7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8CC07" w14:textId="77777777" w:rsidR="00A45138" w:rsidRDefault="00A45138">
    <w:pPr>
      <w:pStyle w:val="Header"/>
    </w:pPr>
    <w:r>
      <w:t>Forest Carbon Background</w:t>
    </w:r>
  </w:p>
</w:hdr>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ristina Anderson Teixeira">
    <w15:presenceInfo w15:providerId="None" w15:userId="Kristina Anderson Teixeira"/>
  </w15:person>
  <w15:person w15:author="Helcoski, Ryan">
    <w15:presenceInfo w15:providerId="AD" w15:userId="S-1-5-21-220523388-1563985344-1801674531-1390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D75"/>
    <w:rsid w:val="00053B31"/>
    <w:rsid w:val="001C0AEF"/>
    <w:rsid w:val="00300C7B"/>
    <w:rsid w:val="00463C7F"/>
    <w:rsid w:val="00697371"/>
    <w:rsid w:val="006A5302"/>
    <w:rsid w:val="007D73E1"/>
    <w:rsid w:val="007F47ED"/>
    <w:rsid w:val="00822E70"/>
    <w:rsid w:val="008F38FD"/>
    <w:rsid w:val="0093490D"/>
    <w:rsid w:val="00A45138"/>
    <w:rsid w:val="00AD7D75"/>
    <w:rsid w:val="00B65662"/>
    <w:rsid w:val="00BD6DA8"/>
    <w:rsid w:val="00BD7015"/>
    <w:rsid w:val="00C80E21"/>
    <w:rsid w:val="00CB1590"/>
    <w:rsid w:val="00D04678"/>
    <w:rsid w:val="00D710E0"/>
    <w:rsid w:val="00E876BC"/>
    <w:rsid w:val="00EF03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3A138"/>
  <w15:chartTrackingRefBased/>
  <w15:docId w15:val="{AB3C2E95-D4C5-4CD7-95BA-4967EB46B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D7D75"/>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7D75"/>
    <w:pPr>
      <w:tabs>
        <w:tab w:val="center" w:pos="4680"/>
        <w:tab w:val="right" w:pos="9360"/>
      </w:tabs>
    </w:pPr>
  </w:style>
  <w:style w:type="character" w:customStyle="1" w:styleId="HeaderChar">
    <w:name w:val="Header Char"/>
    <w:basedOn w:val="DefaultParagraphFont"/>
    <w:link w:val="Header"/>
    <w:uiPriority w:val="99"/>
    <w:rsid w:val="00AD7D75"/>
  </w:style>
  <w:style w:type="paragraph" w:styleId="Footer">
    <w:name w:val="footer"/>
    <w:basedOn w:val="Normal"/>
    <w:link w:val="FooterChar"/>
    <w:uiPriority w:val="99"/>
    <w:unhideWhenUsed/>
    <w:rsid w:val="00AD7D75"/>
    <w:pPr>
      <w:tabs>
        <w:tab w:val="center" w:pos="4680"/>
        <w:tab w:val="right" w:pos="9360"/>
      </w:tabs>
    </w:pPr>
  </w:style>
  <w:style w:type="character" w:customStyle="1" w:styleId="FooterChar">
    <w:name w:val="Footer Char"/>
    <w:basedOn w:val="DefaultParagraphFont"/>
    <w:link w:val="Footer"/>
    <w:uiPriority w:val="99"/>
    <w:rsid w:val="00AD7D75"/>
  </w:style>
  <w:style w:type="paragraph" w:styleId="ListParagraph">
    <w:name w:val="List Paragraph"/>
    <w:basedOn w:val="Normal"/>
    <w:uiPriority w:val="34"/>
    <w:qFormat/>
    <w:rsid w:val="00AD7D75"/>
    <w:pPr>
      <w:ind w:left="720"/>
      <w:contextualSpacing/>
    </w:pPr>
    <w:rPr>
      <w:rFonts w:asciiTheme="minorHAnsi" w:hAnsiTheme="minorHAnsi" w:cstheme="minorBidi"/>
    </w:rPr>
  </w:style>
  <w:style w:type="character" w:styleId="CommentReference">
    <w:name w:val="annotation reference"/>
    <w:basedOn w:val="DefaultParagraphFont"/>
    <w:uiPriority w:val="99"/>
    <w:semiHidden/>
    <w:unhideWhenUsed/>
    <w:rsid w:val="00AD7D75"/>
    <w:rPr>
      <w:sz w:val="18"/>
      <w:szCs w:val="18"/>
    </w:rPr>
  </w:style>
  <w:style w:type="paragraph" w:styleId="CommentText">
    <w:name w:val="annotation text"/>
    <w:basedOn w:val="Normal"/>
    <w:link w:val="CommentTextChar"/>
    <w:uiPriority w:val="99"/>
    <w:unhideWhenUsed/>
    <w:rsid w:val="00AD7D75"/>
    <w:rPr>
      <w:rFonts w:asciiTheme="minorHAnsi" w:hAnsiTheme="minorHAnsi" w:cstheme="minorBidi"/>
    </w:rPr>
  </w:style>
  <w:style w:type="character" w:customStyle="1" w:styleId="CommentTextChar">
    <w:name w:val="Comment Text Char"/>
    <w:basedOn w:val="DefaultParagraphFont"/>
    <w:link w:val="CommentText"/>
    <w:uiPriority w:val="99"/>
    <w:rsid w:val="00AD7D75"/>
    <w:rPr>
      <w:sz w:val="24"/>
      <w:szCs w:val="24"/>
    </w:rPr>
  </w:style>
  <w:style w:type="character" w:styleId="Hyperlink">
    <w:name w:val="Hyperlink"/>
    <w:basedOn w:val="DefaultParagraphFont"/>
    <w:uiPriority w:val="99"/>
    <w:unhideWhenUsed/>
    <w:rsid w:val="00AD7D75"/>
    <w:rPr>
      <w:color w:val="0563C1" w:themeColor="hyperlink"/>
      <w:u w:val="single"/>
    </w:rPr>
  </w:style>
  <w:style w:type="paragraph" w:styleId="BalloonText">
    <w:name w:val="Balloon Text"/>
    <w:basedOn w:val="Normal"/>
    <w:link w:val="BalloonTextChar"/>
    <w:uiPriority w:val="99"/>
    <w:semiHidden/>
    <w:unhideWhenUsed/>
    <w:rsid w:val="00AD7D7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7D7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D710E0"/>
    <w:rPr>
      <w:rFonts w:ascii="Times New Roman" w:hAnsi="Times New Roman" w:cs="Times New Roman"/>
      <w:b/>
      <w:bCs/>
      <w:sz w:val="20"/>
      <w:szCs w:val="20"/>
    </w:rPr>
  </w:style>
  <w:style w:type="character" w:customStyle="1" w:styleId="CommentSubjectChar">
    <w:name w:val="Comment Subject Char"/>
    <w:basedOn w:val="CommentTextChar"/>
    <w:link w:val="CommentSubject"/>
    <w:uiPriority w:val="99"/>
    <w:semiHidden/>
    <w:rsid w:val="00D710E0"/>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forc-db.github.io/" TargetMode="External"/><Relationship Id="rId12" Type="http://schemas.openxmlformats.org/officeDocument/2006/relationships/hyperlink" Target="https://github.com/forc-db" TargetMode="External"/><Relationship Id="rId13" Type="http://schemas.openxmlformats.org/officeDocument/2006/relationships/image" Target="media/image3.png"/><Relationship Id="rId14" Type="http://schemas.openxmlformats.org/officeDocument/2006/relationships/header" Target="header1.xml"/><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eg"/><Relationship Id="rId7" Type="http://schemas.openxmlformats.org/officeDocument/2006/relationships/comments" Target="comments.xml"/><Relationship Id="rId8" Type="http://schemas.microsoft.com/office/2011/relationships/commentsExtended" Target="commentsExtended.xml"/><Relationship Id="rId9" Type="http://schemas.openxmlformats.org/officeDocument/2006/relationships/image" Target="media/image2.tiff"/><Relationship Id="rId10" Type="http://schemas.openxmlformats.org/officeDocument/2006/relationships/hyperlink" Target="https://github.com/forc-db/For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Pages>
  <Words>1422</Words>
  <Characters>8110</Characters>
  <Application>Microsoft Macintosh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Helcoski, Ryan</dc:creator>
  <cp:keywords/>
  <dc:description/>
  <cp:lastModifiedBy>Kristina Anderson Teixeira</cp:lastModifiedBy>
  <cp:revision>4</cp:revision>
  <dcterms:created xsi:type="dcterms:W3CDTF">2018-08-20T21:11:00Z</dcterms:created>
  <dcterms:modified xsi:type="dcterms:W3CDTF">2018-08-22T17:40:00Z</dcterms:modified>
</cp:coreProperties>
</file>